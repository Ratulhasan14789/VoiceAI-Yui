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2248" w:rsidRPr="00782248" w:rsidRDefault="00782248" w:rsidP="00782248">
      <w:pPr>
        <w:rPr>
          <w:rFonts w:asciiTheme="majorHAnsi" w:hAnsiTheme="majorHAnsi"/>
          <w:b/>
          <w:color w:val="0070C0"/>
          <w:sz w:val="60"/>
          <w:szCs w:val="60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782248">
        <w:rPr>
          <w:rFonts w:asciiTheme="majorHAnsi" w:hAnsiTheme="majorHAnsi"/>
          <w:b/>
          <w:color w:val="0070C0"/>
          <w:sz w:val="52"/>
          <w:szCs w:val="5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MONIPUR UCCHA BIDDALAYA &amp; COLLEGE</w:t>
      </w:r>
      <w:r w:rsidRPr="00782248">
        <w:rPr>
          <w:rFonts w:asciiTheme="majorHAnsi" w:hAnsiTheme="majorHAnsi"/>
          <w:b/>
          <w:color w:val="0070C0"/>
          <w:sz w:val="58"/>
          <w:szCs w:val="5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.</w:t>
      </w:r>
      <w:proofErr w:type="gramEnd"/>
    </w:p>
    <w:p w:rsidR="00782248" w:rsidRDefault="00782248" w:rsidP="00FF6E0C"/>
    <w:p w:rsidR="00782248" w:rsidRPr="00782248" w:rsidRDefault="00782248" w:rsidP="00782248">
      <w:pPr>
        <w:rPr>
          <w:rFonts w:ascii="Britannic Bold" w:hAnsi="Britannic Bold"/>
          <w:b/>
          <w:color w:val="7030A0"/>
          <w:sz w:val="40"/>
          <w:szCs w:val="40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782248">
        <w:rPr>
          <w:rFonts w:ascii="Britannic Bold" w:hAnsi="Britannic Bold"/>
          <w:b/>
          <w:color w:val="7030A0"/>
          <w:sz w:val="40"/>
          <w:szCs w:val="40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Subject: Information &amp; Communication Technology (ICT)</w:t>
      </w:r>
    </w:p>
    <w:p w:rsidR="00782248" w:rsidRPr="00782248" w:rsidRDefault="00782248" w:rsidP="00782248">
      <w:pPr>
        <w:rPr>
          <w:rFonts w:ascii="Verdana" w:hAnsi="Verdan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782248" w:rsidRPr="00782248" w:rsidRDefault="00782248" w:rsidP="00782248">
      <w:pPr>
        <w:jc w:val="center"/>
        <w:rPr>
          <w:rFonts w:ascii="Arial Rounded MT Bold" w:hAnsi="Arial Rounded MT Bold"/>
          <w:b/>
          <w:color w:val="0070C0"/>
          <w:sz w:val="50"/>
          <w:szCs w:val="5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782248">
        <w:rPr>
          <w:rFonts w:ascii="Arial Rounded MT Bold" w:hAnsi="Arial Rounded MT Bold"/>
          <w:b/>
          <w:color w:val="0070C0"/>
          <w:sz w:val="50"/>
          <w:szCs w:val="5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PROJECT ON</w:t>
      </w:r>
    </w:p>
    <w:p w:rsidR="00782248" w:rsidRPr="00FF47ED" w:rsidRDefault="00782248" w:rsidP="00782248">
      <w:pPr>
        <w:jc w:val="center"/>
        <w:rPr>
          <w:rFonts w:ascii="Arial Rounded MT Bold" w:hAnsi="Arial Rounded MT Bold"/>
          <w:color w:val="0070C0"/>
        </w:rPr>
      </w:pPr>
    </w:p>
    <w:p w:rsidR="00782248" w:rsidRPr="00FF47ED" w:rsidRDefault="009A660F" w:rsidP="00FF6E0C">
      <w:pPr>
        <w:spacing w:line="360" w:lineRule="auto"/>
        <w:jc w:val="both"/>
        <w:rPr>
          <w:rFonts w:ascii="Arial Rounded MT Bold" w:hAnsi="Arial Rounded MT Bold"/>
          <w:color w:val="0070C0"/>
        </w:rPr>
      </w:pPr>
      <w:r>
        <w:rPr>
          <w:rFonts w:ascii="Arial Rounded MT Bold" w:hAnsi="Arial Rounded MT Bold"/>
          <w:color w:val="0070C0"/>
        </w:rPr>
        <w:t xml:space="preserve">Using </w:t>
      </w:r>
      <w:proofErr w:type="gramStart"/>
      <w:r>
        <w:rPr>
          <w:rFonts w:ascii="Arial Rounded MT Bold" w:hAnsi="Arial Rounded MT Bold"/>
          <w:color w:val="0070C0"/>
        </w:rPr>
        <w:t>Adobe  Illustrator</w:t>
      </w:r>
      <w:proofErr w:type="gramEnd"/>
      <w:r>
        <w:rPr>
          <w:rFonts w:ascii="Arial Rounded MT Bold" w:hAnsi="Arial Rounded MT Bold"/>
          <w:color w:val="0070C0"/>
        </w:rPr>
        <w:t xml:space="preserve"> program following this work: </w:t>
      </w:r>
    </w:p>
    <w:p w:rsidR="00782248" w:rsidRPr="00FF47ED" w:rsidRDefault="00B7214C" w:rsidP="00782248">
      <w:pPr>
        <w:numPr>
          <w:ilvl w:val="0"/>
          <w:numId w:val="13"/>
        </w:numPr>
        <w:spacing w:after="0" w:line="360" w:lineRule="auto"/>
        <w:ind w:left="1800"/>
        <w:rPr>
          <w:rFonts w:ascii="Arial Rounded MT Bold" w:hAnsi="Arial Rounded MT Bold"/>
          <w:color w:val="0070C0"/>
        </w:rPr>
      </w:pPr>
      <w:r>
        <w:rPr>
          <w:rFonts w:ascii="Arial Rounded MT Bold" w:hAnsi="Arial Rounded MT Bold"/>
          <w:color w:val="0070C0"/>
        </w:rPr>
        <w:t>Create a new object &amp; coloring.</w:t>
      </w:r>
    </w:p>
    <w:p w:rsidR="00782248" w:rsidRPr="00FF47ED" w:rsidRDefault="00B7214C" w:rsidP="00782248">
      <w:pPr>
        <w:numPr>
          <w:ilvl w:val="0"/>
          <w:numId w:val="13"/>
        </w:numPr>
        <w:spacing w:after="0" w:line="360" w:lineRule="auto"/>
        <w:ind w:left="1800"/>
        <w:rPr>
          <w:rFonts w:ascii="Arial Rounded MT Bold" w:hAnsi="Arial Rounded MT Bold"/>
          <w:color w:val="0070C0"/>
        </w:rPr>
      </w:pPr>
      <w:r>
        <w:rPr>
          <w:rFonts w:ascii="Arial Rounded MT Bold" w:hAnsi="Arial Rounded MT Bold"/>
          <w:color w:val="0070C0"/>
        </w:rPr>
        <w:t>Area Text on a circle/Rectangle.</w:t>
      </w:r>
    </w:p>
    <w:p w:rsidR="00782248" w:rsidRPr="00FF47ED" w:rsidRDefault="0028633A" w:rsidP="00782248">
      <w:pPr>
        <w:numPr>
          <w:ilvl w:val="0"/>
          <w:numId w:val="13"/>
        </w:numPr>
        <w:spacing w:after="0" w:line="360" w:lineRule="auto"/>
        <w:ind w:left="1800"/>
        <w:rPr>
          <w:rFonts w:ascii="Arial Rounded MT Bold" w:hAnsi="Arial Rounded MT Bold"/>
          <w:color w:val="0070C0"/>
        </w:rPr>
      </w:pPr>
      <w:r>
        <w:rPr>
          <w:rFonts w:ascii="Arial Rounded MT Bold" w:hAnsi="Arial Rounded MT Bold"/>
          <w:color w:val="0070C0"/>
        </w:rPr>
        <w:t>Type on a path tool.</w:t>
      </w:r>
    </w:p>
    <w:p w:rsidR="00782248" w:rsidRPr="00FF47ED" w:rsidRDefault="0028633A" w:rsidP="00782248">
      <w:pPr>
        <w:numPr>
          <w:ilvl w:val="0"/>
          <w:numId w:val="13"/>
        </w:numPr>
        <w:spacing w:after="0" w:line="360" w:lineRule="auto"/>
        <w:ind w:left="1800"/>
        <w:rPr>
          <w:rFonts w:ascii="Arial Rounded MT Bold" w:hAnsi="Arial Rounded MT Bold"/>
          <w:color w:val="0070C0"/>
        </w:rPr>
      </w:pPr>
      <w:r>
        <w:rPr>
          <w:rFonts w:ascii="Arial Rounded MT Bold" w:hAnsi="Arial Rounded MT Bold"/>
          <w:color w:val="0070C0"/>
        </w:rPr>
        <w:t>Create on outline.</w:t>
      </w:r>
    </w:p>
    <w:p w:rsidR="00782248" w:rsidRPr="00BE0D1D" w:rsidRDefault="00A9185F" w:rsidP="00782248">
      <w:pPr>
        <w:spacing w:line="360" w:lineRule="auto"/>
        <w:rPr>
          <w:rFonts w:ascii="Verdana" w:hAnsi="Verdana"/>
        </w:rPr>
      </w:pPr>
      <w:r>
        <w:rPr>
          <w:rFonts w:ascii="Verdana" w:hAnsi="Verdan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0F0E82" wp14:editId="0BAC8931">
                <wp:simplePos x="0" y="0"/>
                <wp:positionH relativeFrom="column">
                  <wp:posOffset>1</wp:posOffset>
                </wp:positionH>
                <wp:positionV relativeFrom="paragraph">
                  <wp:posOffset>36830</wp:posOffset>
                </wp:positionV>
                <wp:extent cx="6343650" cy="1914525"/>
                <wp:effectExtent l="19050" t="19050" r="19050" b="28575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1914525"/>
                        </a:xfrm>
                        <a:prstGeom prst="rect">
                          <a:avLst/>
                        </a:prstGeom>
                        <a:solidFill>
                          <a:srgbClr val="FBD4B4"/>
                        </a:solidFill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6E0C" w:rsidRPr="00A9185F" w:rsidRDefault="00FF6E0C" w:rsidP="00FF6E0C">
                            <w:pPr>
                              <w:spacing w:after="0" w:line="360" w:lineRule="auto"/>
                              <w:jc w:val="center"/>
                              <w:rPr>
                                <w:rFonts w:ascii="Arial Rounded MT Bold" w:hAnsi="Arial Rounded MT Bold"/>
                                <w:b/>
                                <w:color w:val="0070C0"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A9185F">
                              <w:rPr>
                                <w:rFonts w:ascii="Arial Rounded MT Bold" w:hAnsi="Arial Rounded MT Bold"/>
                                <w:b/>
                                <w:color w:val="0070C0"/>
                                <w:sz w:val="36"/>
                                <w:szCs w:val="36"/>
                                <w:u w:val="single"/>
                              </w:rPr>
                              <w:t>PRESENTED BY</w:t>
                            </w:r>
                          </w:p>
                          <w:p w:rsidR="00FF6E0C" w:rsidRPr="00A9185F" w:rsidRDefault="00FF6E0C" w:rsidP="00FF6E0C">
                            <w:pPr>
                              <w:spacing w:after="0" w:line="360" w:lineRule="auto"/>
                              <w:rPr>
                                <w:rFonts w:ascii="Arial Rounded MT Bold" w:hAnsi="Arial Rounded MT Bold"/>
                                <w:b/>
                                <w:color w:val="0070C0"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A9185F">
                              <w:rPr>
                                <w:rFonts w:ascii="Arial Rounded MT Bold" w:hAnsi="Arial Rounded MT Bold"/>
                                <w:color w:val="0070C0"/>
                                <w:sz w:val="44"/>
                                <w:szCs w:val="44"/>
                              </w:rPr>
                              <w:t>NAME</w:t>
                            </w:r>
                            <w:r w:rsidRPr="00A9185F">
                              <w:rPr>
                                <w:rFonts w:ascii="Arial Rounded MT Bold" w:hAnsi="Arial Rounded MT Bold"/>
                                <w:color w:val="0070C0"/>
                                <w:sz w:val="44"/>
                                <w:szCs w:val="44"/>
                              </w:rPr>
                              <w:tab/>
                            </w:r>
                            <w:r w:rsidRPr="00A9185F">
                              <w:rPr>
                                <w:rFonts w:ascii="Arial Rounded MT Bold" w:hAnsi="Arial Rounded MT Bold"/>
                                <w:color w:val="0070C0"/>
                                <w:sz w:val="44"/>
                                <w:szCs w:val="44"/>
                              </w:rPr>
                              <w:tab/>
                              <w:t xml:space="preserve">: </w:t>
                            </w:r>
                          </w:p>
                          <w:p w:rsidR="00FF6E0C" w:rsidRPr="00A9185F" w:rsidRDefault="00FF6E0C" w:rsidP="00FF6E0C">
                            <w:pPr>
                              <w:spacing w:after="0" w:line="240" w:lineRule="auto"/>
                              <w:rPr>
                                <w:rFonts w:ascii="Arial Rounded MT Bold" w:hAnsi="Arial Rounded MT Bold"/>
                                <w:b/>
                                <w:color w:val="0070C0"/>
                                <w:sz w:val="44"/>
                                <w:szCs w:val="44"/>
                                <w:u w:val="single"/>
                              </w:rPr>
                            </w:pPr>
                            <w:r w:rsidRPr="00A9185F">
                              <w:rPr>
                                <w:rFonts w:ascii="Arial Rounded MT Bold" w:hAnsi="Arial Rounded MT Bold"/>
                                <w:color w:val="0070C0"/>
                                <w:sz w:val="44"/>
                                <w:szCs w:val="44"/>
                              </w:rPr>
                              <w:t>ROLL</w:t>
                            </w:r>
                            <w:r w:rsidRPr="00A9185F">
                              <w:rPr>
                                <w:rFonts w:ascii="Arial Rounded MT Bold" w:hAnsi="Arial Rounded MT Bold"/>
                                <w:color w:val="0070C0"/>
                                <w:sz w:val="44"/>
                                <w:szCs w:val="44"/>
                              </w:rPr>
                              <w:tab/>
                            </w:r>
                            <w:r w:rsidRPr="00A9185F">
                              <w:rPr>
                                <w:rFonts w:ascii="Arial Rounded MT Bold" w:hAnsi="Arial Rounded MT Bold"/>
                                <w:color w:val="0070C0"/>
                                <w:sz w:val="44"/>
                                <w:szCs w:val="44"/>
                              </w:rPr>
                              <w:tab/>
                              <w:t xml:space="preserve">: </w:t>
                            </w:r>
                          </w:p>
                          <w:p w:rsidR="00782248" w:rsidRPr="00A9185F" w:rsidRDefault="00FF6E0C" w:rsidP="00FF6E0C">
                            <w:pPr>
                              <w:spacing w:after="0" w:line="240" w:lineRule="auto"/>
                              <w:rPr>
                                <w:rFonts w:ascii="Arial Rounded MT Bold" w:hAnsi="Arial Rounded MT Bold"/>
                                <w:b/>
                                <w:color w:val="0070C0"/>
                                <w:sz w:val="44"/>
                                <w:szCs w:val="44"/>
                                <w:u w:val="single"/>
                              </w:rPr>
                            </w:pPr>
                            <w:r w:rsidRPr="00A9185F">
                              <w:rPr>
                                <w:rFonts w:ascii="Arial Rounded MT Bold" w:hAnsi="Arial Rounded MT Bold"/>
                                <w:color w:val="0070C0"/>
                                <w:sz w:val="44"/>
                                <w:szCs w:val="44"/>
                              </w:rPr>
                              <w:t>REG: NO</w:t>
                            </w:r>
                            <w:r w:rsidRPr="00A9185F">
                              <w:rPr>
                                <w:rFonts w:ascii="Arial Rounded MT Bold" w:hAnsi="Arial Rounded MT Bold"/>
                                <w:color w:val="0070C0"/>
                                <w:sz w:val="44"/>
                                <w:szCs w:val="44"/>
                              </w:rPr>
                              <w:tab/>
                              <w:t>:</w:t>
                            </w:r>
                          </w:p>
                          <w:p w:rsidR="00782248" w:rsidRPr="00A9185F" w:rsidRDefault="00FF6E0C" w:rsidP="00FF6E0C">
                            <w:pPr>
                              <w:tabs>
                                <w:tab w:val="left" w:pos="900"/>
                              </w:tabs>
                              <w:spacing w:after="0" w:line="240" w:lineRule="auto"/>
                              <w:rPr>
                                <w:rFonts w:ascii="Arial Rounded MT Bold" w:hAnsi="Arial Rounded MT Bold"/>
                                <w:color w:val="0070C0"/>
                                <w:sz w:val="44"/>
                                <w:szCs w:val="44"/>
                              </w:rPr>
                            </w:pPr>
                            <w:r w:rsidRPr="00A9185F">
                              <w:rPr>
                                <w:rFonts w:ascii="Arial Rounded MT Bold" w:hAnsi="Arial Rounded MT Bold"/>
                                <w:color w:val="0070C0"/>
                                <w:sz w:val="44"/>
                                <w:szCs w:val="44"/>
                              </w:rPr>
                              <w:t>SESSION</w:t>
                            </w:r>
                            <w:r w:rsidRPr="00A9185F">
                              <w:rPr>
                                <w:rFonts w:ascii="Arial Rounded MT Bold" w:hAnsi="Arial Rounded MT Bold"/>
                                <w:color w:val="0070C0"/>
                                <w:sz w:val="44"/>
                                <w:szCs w:val="44"/>
                              </w:rPr>
                              <w:tab/>
                              <w:t xml:space="preserve">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0;margin-top:2.9pt;width:499.5pt;height:150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" fillcolor="#fbd4b4" strokeweight="3pt">
                <v:stroke linestyle="thinThin"/>
                <v:textbox>
                  <w:txbxContent>
                    <w:p w:rsidR="00FF6E0C" w:rsidRPr="00A9185F" w:rsidRDefault="00FF6E0C" w:rsidP="00FF6E0C">
                      <w:pPr>
                        <w:spacing w:after="0" w:line="360" w:lineRule="auto"/>
                        <w:jc w:val="center"/>
                        <w:rPr>
                          <w:rFonts w:ascii="Arial Rounded MT Bold" w:hAnsi="Arial Rounded MT Bold"/>
                          <w:b/>
                          <w:color w:val="0070C0"/>
                          <w:sz w:val="36"/>
                          <w:szCs w:val="36"/>
                          <w:u w:val="single"/>
                        </w:rPr>
                      </w:pPr>
                      <w:r w:rsidRPr="00A9185F">
                        <w:rPr>
                          <w:rFonts w:ascii="Arial Rounded MT Bold" w:hAnsi="Arial Rounded MT Bold"/>
                          <w:b/>
                          <w:color w:val="0070C0"/>
                          <w:sz w:val="36"/>
                          <w:szCs w:val="36"/>
                          <w:u w:val="single"/>
                        </w:rPr>
                        <w:t>PRESENTED BY</w:t>
                      </w:r>
                    </w:p>
                    <w:p w:rsidR="00FF6E0C" w:rsidRPr="00A9185F" w:rsidRDefault="00FF6E0C" w:rsidP="00FF6E0C">
                      <w:pPr>
                        <w:spacing w:after="0" w:line="360" w:lineRule="auto"/>
                        <w:rPr>
                          <w:rFonts w:ascii="Arial Rounded MT Bold" w:hAnsi="Arial Rounded MT Bold"/>
                          <w:b/>
                          <w:color w:val="0070C0"/>
                          <w:sz w:val="36"/>
                          <w:szCs w:val="36"/>
                          <w:u w:val="single"/>
                        </w:rPr>
                      </w:pPr>
                      <w:r w:rsidRPr="00A9185F">
                        <w:rPr>
                          <w:rFonts w:ascii="Arial Rounded MT Bold" w:hAnsi="Arial Rounded MT Bold"/>
                          <w:color w:val="0070C0"/>
                          <w:sz w:val="44"/>
                          <w:szCs w:val="44"/>
                        </w:rPr>
                        <w:t>NAME</w:t>
                      </w:r>
                      <w:r w:rsidRPr="00A9185F">
                        <w:rPr>
                          <w:rFonts w:ascii="Arial Rounded MT Bold" w:hAnsi="Arial Rounded MT Bold"/>
                          <w:color w:val="0070C0"/>
                          <w:sz w:val="44"/>
                          <w:szCs w:val="44"/>
                        </w:rPr>
                        <w:tab/>
                      </w:r>
                      <w:r w:rsidRPr="00A9185F">
                        <w:rPr>
                          <w:rFonts w:ascii="Arial Rounded MT Bold" w:hAnsi="Arial Rounded MT Bold"/>
                          <w:color w:val="0070C0"/>
                          <w:sz w:val="44"/>
                          <w:szCs w:val="44"/>
                        </w:rPr>
                        <w:tab/>
                        <w:t xml:space="preserve">: </w:t>
                      </w:r>
                    </w:p>
                    <w:p w:rsidR="00FF6E0C" w:rsidRPr="00A9185F" w:rsidRDefault="00FF6E0C" w:rsidP="00FF6E0C">
                      <w:pPr>
                        <w:spacing w:after="0" w:line="240" w:lineRule="auto"/>
                        <w:rPr>
                          <w:rFonts w:ascii="Arial Rounded MT Bold" w:hAnsi="Arial Rounded MT Bold"/>
                          <w:b/>
                          <w:color w:val="0070C0"/>
                          <w:sz w:val="44"/>
                          <w:szCs w:val="44"/>
                          <w:u w:val="single"/>
                        </w:rPr>
                      </w:pPr>
                      <w:r w:rsidRPr="00A9185F">
                        <w:rPr>
                          <w:rFonts w:ascii="Arial Rounded MT Bold" w:hAnsi="Arial Rounded MT Bold"/>
                          <w:color w:val="0070C0"/>
                          <w:sz w:val="44"/>
                          <w:szCs w:val="44"/>
                        </w:rPr>
                        <w:t>ROLL</w:t>
                      </w:r>
                      <w:r w:rsidRPr="00A9185F">
                        <w:rPr>
                          <w:rFonts w:ascii="Arial Rounded MT Bold" w:hAnsi="Arial Rounded MT Bold"/>
                          <w:color w:val="0070C0"/>
                          <w:sz w:val="44"/>
                          <w:szCs w:val="44"/>
                        </w:rPr>
                        <w:tab/>
                      </w:r>
                      <w:r w:rsidRPr="00A9185F">
                        <w:rPr>
                          <w:rFonts w:ascii="Arial Rounded MT Bold" w:hAnsi="Arial Rounded MT Bold"/>
                          <w:color w:val="0070C0"/>
                          <w:sz w:val="44"/>
                          <w:szCs w:val="44"/>
                        </w:rPr>
                        <w:tab/>
                        <w:t xml:space="preserve">: </w:t>
                      </w:r>
                    </w:p>
                    <w:p w:rsidR="00782248" w:rsidRPr="00A9185F" w:rsidRDefault="00FF6E0C" w:rsidP="00FF6E0C">
                      <w:pPr>
                        <w:spacing w:after="0" w:line="240" w:lineRule="auto"/>
                        <w:rPr>
                          <w:rFonts w:ascii="Arial Rounded MT Bold" w:hAnsi="Arial Rounded MT Bold"/>
                          <w:b/>
                          <w:color w:val="0070C0"/>
                          <w:sz w:val="44"/>
                          <w:szCs w:val="44"/>
                          <w:u w:val="single"/>
                        </w:rPr>
                      </w:pPr>
                      <w:r w:rsidRPr="00A9185F">
                        <w:rPr>
                          <w:rFonts w:ascii="Arial Rounded MT Bold" w:hAnsi="Arial Rounded MT Bold"/>
                          <w:color w:val="0070C0"/>
                          <w:sz w:val="44"/>
                          <w:szCs w:val="44"/>
                        </w:rPr>
                        <w:t>REG: NO</w:t>
                      </w:r>
                      <w:r w:rsidRPr="00A9185F">
                        <w:rPr>
                          <w:rFonts w:ascii="Arial Rounded MT Bold" w:hAnsi="Arial Rounded MT Bold"/>
                          <w:color w:val="0070C0"/>
                          <w:sz w:val="44"/>
                          <w:szCs w:val="44"/>
                        </w:rPr>
                        <w:tab/>
                        <w:t>:</w:t>
                      </w:r>
                    </w:p>
                    <w:p w:rsidR="00782248" w:rsidRPr="00A9185F" w:rsidRDefault="00FF6E0C" w:rsidP="00FF6E0C">
                      <w:pPr>
                        <w:tabs>
                          <w:tab w:val="left" w:pos="900"/>
                        </w:tabs>
                        <w:spacing w:after="0" w:line="240" w:lineRule="auto"/>
                        <w:rPr>
                          <w:rFonts w:ascii="Arial Rounded MT Bold" w:hAnsi="Arial Rounded MT Bold"/>
                          <w:color w:val="0070C0"/>
                          <w:sz w:val="44"/>
                          <w:szCs w:val="44"/>
                        </w:rPr>
                      </w:pPr>
                      <w:r w:rsidRPr="00A9185F">
                        <w:rPr>
                          <w:rFonts w:ascii="Arial Rounded MT Bold" w:hAnsi="Arial Rounded MT Bold"/>
                          <w:color w:val="0070C0"/>
                          <w:sz w:val="44"/>
                          <w:szCs w:val="44"/>
                        </w:rPr>
                        <w:t>SESSION</w:t>
                      </w:r>
                      <w:r w:rsidRPr="00A9185F">
                        <w:rPr>
                          <w:rFonts w:ascii="Arial Rounded MT Bold" w:hAnsi="Arial Rounded MT Bold"/>
                          <w:color w:val="0070C0"/>
                          <w:sz w:val="44"/>
                          <w:szCs w:val="44"/>
                        </w:rPr>
                        <w:tab/>
                        <w:t xml:space="preserve">: </w:t>
                      </w:r>
                    </w:p>
                  </w:txbxContent>
                </v:textbox>
              </v:shape>
            </w:pict>
          </mc:Fallback>
        </mc:AlternateContent>
      </w:r>
    </w:p>
    <w:p w:rsidR="00782248" w:rsidRPr="00BE0D1D" w:rsidRDefault="00782248" w:rsidP="00782248">
      <w:pPr>
        <w:rPr>
          <w:rFonts w:ascii="Verdana" w:hAnsi="Verdana"/>
        </w:rPr>
      </w:pPr>
    </w:p>
    <w:p w:rsidR="00782248" w:rsidRPr="00BE0D1D" w:rsidRDefault="00782248" w:rsidP="00782248">
      <w:pPr>
        <w:jc w:val="center"/>
        <w:rPr>
          <w:rFonts w:ascii="Verdana" w:hAnsi="Verdana"/>
        </w:rPr>
      </w:pPr>
    </w:p>
    <w:p w:rsidR="00782248" w:rsidRPr="00BE0D1D" w:rsidRDefault="00782248" w:rsidP="00782248">
      <w:pPr>
        <w:jc w:val="center"/>
        <w:rPr>
          <w:rFonts w:ascii="Verdana" w:hAnsi="Verdana"/>
        </w:rPr>
      </w:pPr>
    </w:p>
    <w:p w:rsidR="00782248" w:rsidRPr="00BE0D1D" w:rsidRDefault="00782248" w:rsidP="00782248">
      <w:pPr>
        <w:jc w:val="center"/>
        <w:rPr>
          <w:rFonts w:ascii="Verdana" w:hAnsi="Verdana"/>
        </w:rPr>
      </w:pPr>
    </w:p>
    <w:p w:rsidR="00782248" w:rsidRPr="00BE0D1D" w:rsidRDefault="00782248" w:rsidP="00782248">
      <w:pPr>
        <w:jc w:val="center"/>
        <w:rPr>
          <w:rFonts w:ascii="Verdana" w:hAnsi="Verdana"/>
        </w:rPr>
      </w:pPr>
    </w:p>
    <w:p w:rsidR="000E2AB2" w:rsidRDefault="000E2AB2" w:rsidP="000E2AB2">
      <w:pPr>
        <w:tabs>
          <w:tab w:val="left" w:pos="6840"/>
        </w:tabs>
        <w:spacing w:after="0"/>
        <w:jc w:val="center"/>
        <w:rPr>
          <w:rFonts w:ascii="HandelGothic" w:hAnsi="HandelGothic"/>
          <w:color w:val="0070C0"/>
        </w:rPr>
      </w:pPr>
    </w:p>
    <w:p w:rsidR="00782248" w:rsidRPr="000E2AB2" w:rsidRDefault="000E2AB2" w:rsidP="000E2AB2">
      <w:pPr>
        <w:tabs>
          <w:tab w:val="left" w:pos="6840"/>
        </w:tabs>
        <w:spacing w:after="0"/>
        <w:jc w:val="center"/>
        <w:rPr>
          <w:rFonts w:ascii="HandelGothic" w:hAnsi="HandelGothic"/>
          <w:b/>
          <w:color w:val="0070C0"/>
          <w:sz w:val="40"/>
          <w:szCs w:val="4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0E2AB2">
        <w:rPr>
          <w:rFonts w:ascii="HandelGothic" w:hAnsi="HandelGothic"/>
          <w:b/>
          <w:color w:val="0070C0"/>
          <w:sz w:val="40"/>
          <w:szCs w:val="4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SUPERVISED BY:</w:t>
      </w:r>
    </w:p>
    <w:p w:rsidR="00CC43F4" w:rsidRDefault="00CC43F4" w:rsidP="00CC43F4">
      <w:pPr>
        <w:tabs>
          <w:tab w:val="left" w:pos="6840"/>
        </w:tabs>
        <w:spacing w:after="0"/>
        <w:jc w:val="center"/>
        <w:rPr>
          <w:rFonts w:ascii="HandelGothic" w:hAnsi="HandelGothic"/>
          <w:color w:val="0070C0"/>
        </w:rPr>
      </w:pPr>
    </w:p>
    <w:p w:rsidR="00CC43F4" w:rsidRDefault="00CC43F4" w:rsidP="00CC43F4">
      <w:pPr>
        <w:tabs>
          <w:tab w:val="left" w:pos="6840"/>
        </w:tabs>
        <w:spacing w:after="0"/>
        <w:jc w:val="center"/>
        <w:rPr>
          <w:rFonts w:ascii="HandelGothic" w:hAnsi="HandelGothic"/>
          <w:color w:val="0070C0"/>
        </w:rPr>
      </w:pPr>
      <w:r>
        <w:rPr>
          <w:rFonts w:ascii="HandelGothic" w:hAnsi="HandelGothic"/>
          <w:color w:val="0070C0"/>
        </w:rPr>
        <w:t>………………………………………………….</w:t>
      </w:r>
    </w:p>
    <w:p w:rsidR="00CC43F4" w:rsidRPr="003B111C" w:rsidRDefault="00CC43F4" w:rsidP="000E2AB2">
      <w:pPr>
        <w:tabs>
          <w:tab w:val="left" w:pos="6840"/>
        </w:tabs>
        <w:spacing w:after="0"/>
        <w:jc w:val="center"/>
        <w:rPr>
          <w:rFonts w:ascii="HandelGothic" w:hAnsi="HandelGothic"/>
          <w:color w:val="0070C0"/>
        </w:rPr>
      </w:pPr>
    </w:p>
    <w:p w:rsidR="00782248" w:rsidRDefault="005E20D0" w:rsidP="000E2AB2">
      <w:pPr>
        <w:tabs>
          <w:tab w:val="left" w:pos="6840"/>
        </w:tabs>
        <w:spacing w:after="0"/>
        <w:jc w:val="center"/>
        <w:rPr>
          <w:rFonts w:ascii="Algerian" w:hAnsi="Algerian"/>
          <w:b/>
          <w:color w:val="0070C0"/>
          <w:sz w:val="34"/>
          <w:szCs w:val="3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lgerian" w:hAnsi="Algerian"/>
          <w:b/>
          <w:color w:val="0070C0"/>
          <w:sz w:val="34"/>
          <w:szCs w:val="3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MD. </w:t>
      </w:r>
      <w:ins w:id="0" w:author="HP" w:date="2017-01-04T10:17:00Z">
        <w:r>
          <w:rPr>
            <w:rFonts w:ascii="Algerian" w:hAnsi="Algerian"/>
            <w:b/>
            <w:color w:val="0070C0"/>
            <w:sz w:val="34"/>
            <w:szCs w:val="34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  <w14:textFill>
              <w14:gradFill>
                <w14:gsLst>
                  <w14:gs w14:pos="0">
                    <w14:schemeClr w14:val="accent6">
                      <w14:shade w14:val="20000"/>
                      <w14:satMod w14:val="200000"/>
                    </w14:schemeClr>
                  </w14:gs>
                  <w14:gs w14:pos="78000">
                    <w14:schemeClr w14:val="accent6">
                      <w14:tint w14:val="90000"/>
                      <w14:shade w14:val="89000"/>
                      <w14:satMod w14:val="220000"/>
                    </w14:schemeClr>
                  </w14:gs>
                  <w14:gs w14:pos="100000">
                    <w14:schemeClr w14:val="accent6">
                      <w14:tint w14:val="12000"/>
                      <w14:satMod w14:val="255000"/>
                    </w14:schemeClr>
                  </w14:gs>
                </w14:gsLst>
                <w14:lin w14:ang="5400000" w14:scaled="0"/>
              </w14:gradFill>
            </w14:textFill>
          </w:rPr>
          <w:t>Sulaiman FARCI</w:t>
        </w:r>
      </w:ins>
    </w:p>
    <w:p w:rsidR="005E20D0" w:rsidRPr="000E2AB2" w:rsidRDefault="005E20D0" w:rsidP="000E2AB2">
      <w:pPr>
        <w:tabs>
          <w:tab w:val="left" w:pos="6840"/>
        </w:tabs>
        <w:spacing w:after="0"/>
        <w:jc w:val="center"/>
        <w:rPr>
          <w:rFonts w:ascii="Algerian" w:hAnsi="Algerian"/>
          <w:b/>
          <w:color w:val="0070C0"/>
          <w:sz w:val="34"/>
          <w:szCs w:val="3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>
        <w:rPr>
          <w:rFonts w:ascii="Algerian" w:hAnsi="Algerian"/>
          <w:b/>
          <w:color w:val="0070C0"/>
          <w:sz w:val="34"/>
          <w:szCs w:val="3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SENIOR ASSISTANT TEACHER.</w:t>
      </w:r>
      <w:proofErr w:type="gramEnd"/>
    </w:p>
    <w:p w:rsidR="00782248" w:rsidRPr="000E2AB2" w:rsidRDefault="000E2AB2" w:rsidP="000E2AB2">
      <w:pPr>
        <w:tabs>
          <w:tab w:val="left" w:pos="6840"/>
        </w:tabs>
        <w:spacing w:after="0"/>
        <w:jc w:val="center"/>
        <w:rPr>
          <w:rFonts w:ascii="Algerian" w:hAnsi="Algerian"/>
          <w:b/>
          <w:sz w:val="34"/>
          <w:szCs w:val="3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0E2AB2">
        <w:rPr>
          <w:rFonts w:ascii="Algerian" w:hAnsi="Algerian"/>
          <w:b/>
          <w:color w:val="0070C0"/>
          <w:sz w:val="34"/>
          <w:szCs w:val="3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MONIPUR UCCHA BIDDALAYA &amp; COLLEGE</w:t>
      </w:r>
    </w:p>
    <w:p w:rsidR="004F3C73" w:rsidRDefault="004F3C73" w:rsidP="004F3C73">
      <w:pPr>
        <w:spacing w:line="240" w:lineRule="auto"/>
        <w:jc w:val="both"/>
        <w:rPr>
          <w:rFonts w:ascii="SutonnyMJ" w:hAnsi="SutonnyMJ" w:cs="SutonnyMJ"/>
          <w:b/>
          <w:outline/>
          <w:color w:val="4F81BD" w:themeColor="accent1"/>
          <w:sz w:val="52"/>
          <w:szCs w:val="5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7C4462" w:rsidRPr="004F3C73" w:rsidRDefault="004F32E5" w:rsidP="004F3C73">
      <w:pPr>
        <w:spacing w:line="240" w:lineRule="auto"/>
        <w:jc w:val="both"/>
        <w:rPr>
          <w:rFonts w:ascii="SutonnyMJ" w:hAnsi="SutonnyMJ" w:cs="SutonnyMJ"/>
          <w:b/>
          <w:outline/>
          <w:color w:val="4F81BD" w:themeColor="accent1"/>
          <w:sz w:val="52"/>
          <w:szCs w:val="5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4F3C73">
        <w:rPr>
          <w:rFonts w:ascii="SutonnyMJ" w:hAnsi="SutonnyMJ" w:cs="SutonnyMJ"/>
          <w:b/>
          <w:outline/>
          <w:color w:val="4F81BD" w:themeColor="accent1"/>
          <w:sz w:val="52"/>
          <w:szCs w:val="5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cÖwZ‡</w:t>
      </w:r>
      <w:proofErr w:type="gramEnd"/>
      <w:r w:rsidRPr="004F3C73">
        <w:rPr>
          <w:rFonts w:ascii="SutonnyMJ" w:hAnsi="SutonnyMJ" w:cs="SutonnyMJ"/>
          <w:b/>
          <w:outline/>
          <w:color w:val="4F81BD" w:themeColor="accent1"/>
          <w:sz w:val="52"/>
          <w:szCs w:val="5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e`b:</w:t>
      </w:r>
    </w:p>
    <w:p w:rsidR="004F32E5" w:rsidRPr="004F3C73" w:rsidRDefault="004F32E5" w:rsidP="004F3C73">
      <w:pPr>
        <w:spacing w:line="240" w:lineRule="auto"/>
        <w:jc w:val="both"/>
        <w:rPr>
          <w:rFonts w:ascii="SutonnyMJ" w:hAnsi="SutonnyMJ" w:cs="SutonnyMJ"/>
          <w:b/>
          <w:color w:val="00B0F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4F3C73">
        <w:rPr>
          <w:rFonts w:ascii="SutonnyMJ" w:hAnsi="SutonnyMJ" w:cs="SutonnyMJ"/>
          <w:b/>
          <w:outline/>
          <w:color w:val="4F81BD" w:themeColor="accent1"/>
          <w:sz w:val="38"/>
          <w:szCs w:val="3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4F3C73">
        <w:rPr>
          <w:rFonts w:ascii="SutonnyMJ" w:hAnsi="SutonnyMJ" w:cs="SutonnyMJ"/>
          <w:b/>
          <w:color w:val="00B0F0"/>
          <w:sz w:val="38"/>
          <w:szCs w:val="3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Bjv‡÷ªUi e¨envi K‡i bZzb Ae‡R± ˆZwi, is Kiv, Gwiqv †U·‡Ui, e„ËvKvi Ae‡R‡±i evB‡i</w:t>
      </w:r>
      <w:r w:rsidR="00877380" w:rsidRPr="004F3C73">
        <w:rPr>
          <w:rFonts w:ascii="SutonnyMJ" w:hAnsi="SutonnyMJ" w:cs="SutonnyMJ"/>
          <w:b/>
          <w:color w:val="00B0F0"/>
          <w:sz w:val="38"/>
          <w:szCs w:val="3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UvBc</w:t>
      </w:r>
      <w:proofErr w:type="gramStart"/>
      <w:r w:rsidR="00877380" w:rsidRPr="004F3C73">
        <w:rPr>
          <w:rFonts w:ascii="SutonnyMJ" w:hAnsi="SutonnyMJ" w:cs="SutonnyMJ"/>
          <w:b/>
          <w:color w:val="00B0F0"/>
          <w:sz w:val="38"/>
          <w:szCs w:val="3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,Aÿ</w:t>
      </w:r>
      <w:proofErr w:type="gramEnd"/>
      <w:r w:rsidR="00877380" w:rsidRPr="004F3C73">
        <w:rPr>
          <w:rFonts w:ascii="SutonnyMJ" w:hAnsi="SutonnyMJ" w:cs="SutonnyMJ"/>
          <w:b/>
          <w:color w:val="00B0F0"/>
          <w:sz w:val="38"/>
          <w:szCs w:val="3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‡ii AvDUjvBb, Qwe ¯’vcb |</w:t>
      </w:r>
    </w:p>
    <w:p w:rsidR="001E0CE0" w:rsidRPr="00024ADD" w:rsidRDefault="00D16898" w:rsidP="007C4462">
      <w:pPr>
        <w:tabs>
          <w:tab w:val="left" w:pos="3615"/>
        </w:tabs>
        <w:spacing w:line="240" w:lineRule="auto"/>
        <w:jc w:val="both"/>
        <w:rPr>
          <w:rFonts w:ascii="SutonnyMJ" w:hAnsi="SutonnyMJ" w:cs="SutonnyMJ"/>
          <w:b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024ADD">
        <w:rPr>
          <w:rFonts w:ascii="SutonnyMJ" w:hAnsi="SutonnyMJ" w:cs="SutonnyMJ"/>
          <w:b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Aÿ‡ii </w:t>
      </w:r>
      <w:proofErr w:type="gramStart"/>
      <w:r w:rsidRPr="00024ADD">
        <w:rPr>
          <w:rFonts w:ascii="SutonnyMJ" w:hAnsi="SutonnyMJ" w:cs="SutonnyMJ"/>
          <w:b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iO</w:t>
      </w:r>
      <w:proofErr w:type="gramEnd"/>
      <w:r w:rsidRPr="00024ADD">
        <w:rPr>
          <w:rFonts w:ascii="SutonnyMJ" w:hAnsi="SutonnyMJ" w:cs="SutonnyMJ"/>
          <w:b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cwie©Zb Kiv</w:t>
      </w:r>
      <w:r w:rsidR="007C4462">
        <w:rPr>
          <w:rFonts w:ascii="SutonnyMJ" w:hAnsi="SutonnyMJ" w:cs="SutonnyMJ"/>
          <w:b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:</w:t>
      </w:r>
    </w:p>
    <w:p w:rsidR="00D16898" w:rsidRPr="008E3600" w:rsidRDefault="00D16898" w:rsidP="0052290B">
      <w:pPr>
        <w:spacing w:line="240" w:lineRule="auto"/>
        <w:jc w:val="both"/>
        <w:rPr>
          <w:rFonts w:ascii="SutonnyMJ" w:hAnsi="SutonnyMJ" w:cs="SutonnyMJ"/>
          <w:b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8E3600">
        <w:rPr>
          <w:rFonts w:ascii="SutonnyMJ" w:hAnsi="SutonnyMJ" w:cs="SutonnyMJ"/>
          <w:b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Aÿ‡ii </w:t>
      </w:r>
      <w:proofErr w:type="gramStart"/>
      <w:r w:rsidRPr="008E3600">
        <w:rPr>
          <w:rFonts w:ascii="SutonnyMJ" w:hAnsi="SutonnyMJ" w:cs="SutonnyMJ"/>
          <w:b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iO</w:t>
      </w:r>
      <w:proofErr w:type="gramEnd"/>
      <w:r w:rsidRPr="008E3600">
        <w:rPr>
          <w:rFonts w:ascii="SutonnyMJ" w:hAnsi="SutonnyMJ" w:cs="SutonnyMJ"/>
          <w:b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cwie©Zb Kivi Rb¨-</w:t>
      </w:r>
    </w:p>
    <w:p w:rsidR="00D16898" w:rsidRDefault="001323DB" w:rsidP="00025C5B">
      <w:pPr>
        <w:pStyle w:val="ListParagraph"/>
        <w:numPr>
          <w:ilvl w:val="0"/>
          <w:numId w:val="2"/>
        </w:numPr>
        <w:spacing w:line="240" w:lineRule="auto"/>
        <w:rPr>
          <w:rFonts w:ascii="SutonnyMJ" w:hAnsi="SutonnyMJ" w:cs="SutonnyMJ"/>
          <w:sz w:val="32"/>
          <w:szCs w:val="32"/>
        </w:rPr>
      </w:pPr>
      <w:r w:rsidRPr="008E3600">
        <w:rPr>
          <w:rFonts w:ascii="SutonnyMJ" w:hAnsi="SutonnyMJ" w:cs="SutonnyMJ"/>
          <w:sz w:val="32"/>
          <w:szCs w:val="32"/>
        </w:rPr>
        <w:t>K. cÖ‡qvRbxq Aÿi ev †h‡Kv‡bv cwigvY †jLv wm‡j± Ki‡Z n‡e|</w:t>
      </w:r>
    </w:p>
    <w:p w:rsidR="00356A72" w:rsidRPr="008E3600" w:rsidRDefault="00356A72" w:rsidP="00356A72">
      <w:pPr>
        <w:pStyle w:val="ListParagraph"/>
        <w:spacing w:line="240" w:lineRule="auto"/>
        <w:rPr>
          <w:rFonts w:ascii="SutonnyMJ" w:hAnsi="SutonnyMJ" w:cs="SutonnyMJ"/>
          <w:sz w:val="32"/>
          <w:szCs w:val="32"/>
        </w:rPr>
      </w:pPr>
    </w:p>
    <w:p w:rsidR="00025C5B" w:rsidRPr="008E3600" w:rsidRDefault="00025C5B" w:rsidP="00025C5B">
      <w:pPr>
        <w:pStyle w:val="ListParagraph"/>
        <w:numPr>
          <w:ilvl w:val="0"/>
          <w:numId w:val="2"/>
        </w:numPr>
        <w:spacing w:line="240" w:lineRule="auto"/>
        <w:rPr>
          <w:rFonts w:ascii="SutonnyMJ" w:hAnsi="SutonnyMJ" w:cs="SutonnyMJ"/>
          <w:sz w:val="32"/>
          <w:szCs w:val="32"/>
        </w:rPr>
      </w:pPr>
      <w:r w:rsidRPr="008E3600">
        <w:rPr>
          <w:rFonts w:ascii="SutonnyMJ" w:hAnsi="SutonnyMJ" w:cs="SutonnyMJ"/>
          <w:sz w:val="32"/>
          <w:szCs w:val="32"/>
        </w:rPr>
        <w:t>L. Kvjvi †c‡j‡Ui evi-G ev †mvqvP †c‡j‡Ui †h i‡Oi Dci wKøK Kiv n‡e, wm‡j‡±W Aÿi/kã/‡jLvq †mB iO Av‡ivwcZ n‡e|</w:t>
      </w:r>
    </w:p>
    <w:p w:rsidR="00025C5B" w:rsidRPr="00025C5B" w:rsidRDefault="00025C5B" w:rsidP="00025C5B">
      <w:pPr>
        <w:pStyle w:val="ListParagraph"/>
        <w:spacing w:line="240" w:lineRule="auto"/>
        <w:rPr>
          <w:rFonts w:ascii="SutonnyMJ" w:hAnsi="SutonnyMJ" w:cs="SutonnyMJ"/>
        </w:rPr>
      </w:pPr>
    </w:p>
    <w:p w:rsidR="00025C5B" w:rsidRDefault="001323DB" w:rsidP="00025C5B">
      <w:pPr>
        <w:spacing w:line="240" w:lineRule="auto"/>
        <w:rPr>
          <w:rFonts w:ascii="SutonnyMJ" w:hAnsi="SutonnyMJ" w:cs="SutonnyMJ"/>
          <w:b/>
          <w:bCs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025C5B">
        <w:rPr>
          <w:rFonts w:ascii="SutonnyMJ" w:hAnsi="SutonnyMJ" w:cs="SutonnyMJ"/>
          <w:b/>
          <w:bCs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Aÿi gy‡Q †djv</w:t>
      </w:r>
      <w:r w:rsidR="00025C5B">
        <w:rPr>
          <w:rFonts w:ascii="SutonnyMJ" w:hAnsi="SutonnyMJ" w:cs="SutonnyMJ"/>
          <w:b/>
          <w:bCs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:</w:t>
      </w:r>
    </w:p>
    <w:p w:rsidR="001323DB" w:rsidRPr="00907706" w:rsidRDefault="001323DB" w:rsidP="00025C5B">
      <w:pPr>
        <w:pStyle w:val="ListParagraph"/>
        <w:numPr>
          <w:ilvl w:val="0"/>
          <w:numId w:val="3"/>
        </w:numPr>
        <w:spacing w:line="240" w:lineRule="auto"/>
        <w:rPr>
          <w:rFonts w:ascii="SutonnyMJ" w:hAnsi="SutonnyMJ" w:cs="SutonnyMJ"/>
          <w:b/>
          <w:bCs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907706">
        <w:rPr>
          <w:rFonts w:ascii="SutonnyMJ" w:hAnsi="SutonnyMJ" w:cs="SutonnyMJ"/>
          <w:sz w:val="32"/>
          <w:szCs w:val="32"/>
        </w:rPr>
        <w:t>GK ev GKvwaK Aÿi ev kã</w:t>
      </w:r>
      <w:r w:rsidR="003A26A2" w:rsidRPr="00907706">
        <w:rPr>
          <w:rFonts w:ascii="SutonnyMJ" w:hAnsi="SutonnyMJ" w:cs="SutonnyMJ"/>
          <w:sz w:val="32"/>
          <w:szCs w:val="32"/>
        </w:rPr>
        <w:t>, Aby‡”Q` ev †MvUv wm‡j‡±W _vKv Ae¯’vq Kx‡ev‡W©I e¨vK‡¯úm ev wWwjU() †evZv‡g Pvc w`‡j wm‡j‡±W Aÿi ev kã ev Aby‡”Q` ev †MvUv †jLv gy‡Q hv‡e|</w:t>
      </w:r>
    </w:p>
    <w:p w:rsidR="003A26A2" w:rsidRPr="008376CB" w:rsidRDefault="003A26A2" w:rsidP="0052290B">
      <w:pPr>
        <w:spacing w:line="240" w:lineRule="auto"/>
        <w:rPr>
          <w:rFonts w:ascii="SutonnyMJ" w:hAnsi="SutonnyMJ" w:cs="SutonnyMJ"/>
          <w:b/>
          <w:bCs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8376CB">
        <w:rPr>
          <w:rFonts w:ascii="SutonnyMJ" w:hAnsi="SutonnyMJ" w:cs="SutonnyMJ"/>
          <w:b/>
          <w:bCs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Aÿi ‡QvU-eo Kiv</w:t>
      </w:r>
      <w:r w:rsidR="008376CB">
        <w:rPr>
          <w:rFonts w:ascii="SutonnyMJ" w:hAnsi="SutonnyMJ" w:cs="SutonnyMJ"/>
          <w:b/>
          <w:bCs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:</w:t>
      </w:r>
    </w:p>
    <w:p w:rsidR="003A26A2" w:rsidRDefault="003A26A2" w:rsidP="00AB2825">
      <w:pPr>
        <w:pStyle w:val="ListParagraph"/>
        <w:numPr>
          <w:ilvl w:val="0"/>
          <w:numId w:val="3"/>
        </w:numPr>
        <w:spacing w:line="240" w:lineRule="auto"/>
        <w:rPr>
          <w:rFonts w:ascii="SutonnyMJ" w:hAnsi="SutonnyMJ" w:cs="SutonnyMJ"/>
          <w:sz w:val="32"/>
          <w:szCs w:val="32"/>
        </w:rPr>
      </w:pPr>
      <w:r w:rsidRPr="00907706">
        <w:rPr>
          <w:rFonts w:ascii="SutonnyMJ" w:hAnsi="SutonnyMJ" w:cs="SutonnyMJ"/>
          <w:sz w:val="32"/>
          <w:szCs w:val="32"/>
        </w:rPr>
        <w:t xml:space="preserve">K. Aÿi ev Aÿi¸‡jv ev cy‡iv kã wm‡j‡±W _vKv Ae¯’vq K¨v‡jUvi c¨v‡j‡Ui </w:t>
      </w:r>
      <w:r w:rsidR="00837107" w:rsidRPr="00907706">
        <w:rPr>
          <w:rFonts w:ascii="SutonnyMJ" w:hAnsi="SutonnyMJ" w:cs="SutonnyMJ"/>
          <w:sz w:val="32"/>
          <w:szCs w:val="32"/>
        </w:rPr>
        <w:t>d›U() m</w:t>
      </w:r>
      <w:r w:rsidR="00907706">
        <w:rPr>
          <w:rFonts w:ascii="SutonnyMJ" w:hAnsi="SutonnyMJ" w:cs="SutonnyMJ"/>
          <w:sz w:val="32"/>
          <w:szCs w:val="32"/>
        </w:rPr>
        <w:t>vBR N‡ii Wvb w`‡Ki wb¤œgyLx Zx‡i wK¬K K‡i</w:t>
      </w:r>
      <w:r w:rsidR="00837107" w:rsidRPr="00907706">
        <w:rPr>
          <w:rFonts w:ascii="SutonnyMJ" w:hAnsi="SutonnyMJ" w:cs="SutonnyMJ"/>
          <w:sz w:val="32"/>
          <w:szCs w:val="32"/>
        </w:rPr>
        <w:t xml:space="preserve"> gvDm †P‡c ivL‡j Aÿ‡ii AvKvi () G gvcm~PK msL¨v ZvwjKv †`Lv hv‡e| gvD‡m Pvc ivLv Ae¯’vq WªvM K‡I †Kv‡bv gvcm~PK msL¨vi Dci wb‡q †M‡j H gvcm~PK msL¨vwU wm‡j‡±W n‡e| gvcm~PK msL¨vwU wm‡j‡±W nIqvi ci gvD‡mi Pvc †Q‡o w`‡j wm‡j± Kiv A·I ev Aÿi¸‡jv IB gvc Abyhvqx †QvU </w:t>
      </w:r>
      <w:r w:rsidR="00AD70A2" w:rsidRPr="00907706">
        <w:rPr>
          <w:rFonts w:ascii="SutonnyMJ" w:hAnsi="SutonnyMJ" w:cs="SutonnyMJ"/>
          <w:sz w:val="32"/>
          <w:szCs w:val="32"/>
        </w:rPr>
        <w:t>ev e</w:t>
      </w:r>
      <w:r w:rsidR="00837107" w:rsidRPr="00907706">
        <w:rPr>
          <w:rFonts w:ascii="SutonnyMJ" w:hAnsi="SutonnyMJ" w:cs="SutonnyMJ"/>
          <w:sz w:val="32"/>
          <w:szCs w:val="32"/>
        </w:rPr>
        <w:t>o n‡e|</w:t>
      </w:r>
    </w:p>
    <w:p w:rsidR="00D15027" w:rsidRPr="00907706" w:rsidRDefault="00D15027" w:rsidP="00D15027">
      <w:pPr>
        <w:pStyle w:val="ListParagraph"/>
        <w:spacing w:line="240" w:lineRule="auto"/>
        <w:rPr>
          <w:rFonts w:ascii="SutonnyMJ" w:hAnsi="SutonnyMJ" w:cs="SutonnyMJ"/>
          <w:sz w:val="32"/>
          <w:szCs w:val="32"/>
        </w:rPr>
      </w:pPr>
    </w:p>
    <w:p w:rsidR="00AD70A2" w:rsidRPr="00907706" w:rsidRDefault="00AD70A2" w:rsidP="00AB2825">
      <w:pPr>
        <w:pStyle w:val="ListParagraph"/>
        <w:numPr>
          <w:ilvl w:val="0"/>
          <w:numId w:val="3"/>
        </w:numPr>
        <w:spacing w:line="240" w:lineRule="auto"/>
        <w:rPr>
          <w:rFonts w:ascii="SutonnyMJ" w:hAnsi="SutonnyMJ" w:cs="SutonnyMJ"/>
          <w:sz w:val="32"/>
          <w:szCs w:val="32"/>
        </w:rPr>
      </w:pPr>
      <w:r w:rsidRPr="00907706">
        <w:rPr>
          <w:rFonts w:ascii="SutonnyMJ" w:hAnsi="SutonnyMJ" w:cs="SutonnyMJ"/>
          <w:sz w:val="32"/>
          <w:szCs w:val="32"/>
        </w:rPr>
        <w:t>L. Wªc-WvDb †gby ZvwjKvq cÖ‡qvRbxq gvcm~PK msL¨v cvIqv bv †</w:t>
      </w:r>
      <w:r w:rsidR="00D15027">
        <w:rPr>
          <w:rFonts w:ascii="SutonnyMJ" w:hAnsi="SutonnyMJ" w:cs="SutonnyMJ"/>
          <w:sz w:val="32"/>
          <w:szCs w:val="32"/>
        </w:rPr>
        <w:t>M‡j mivmwi d›U mvBR N‡i wK¬K K‡i</w:t>
      </w:r>
      <w:r w:rsidRPr="00907706">
        <w:rPr>
          <w:rFonts w:ascii="SutonnyMJ" w:hAnsi="SutonnyMJ" w:cs="SutonnyMJ"/>
          <w:sz w:val="32"/>
          <w:szCs w:val="32"/>
        </w:rPr>
        <w:t xml:space="preserve"> Bbmvm©b c‡q›Uvi emv‡Z n‡e|</w:t>
      </w:r>
    </w:p>
    <w:p w:rsidR="00AB2825" w:rsidRPr="00907706" w:rsidRDefault="00AB2825" w:rsidP="00AB2825">
      <w:pPr>
        <w:spacing w:line="240" w:lineRule="auto"/>
        <w:rPr>
          <w:rFonts w:ascii="SutonnyMJ" w:hAnsi="SutonnyMJ" w:cs="SutonnyMJ"/>
          <w:sz w:val="32"/>
          <w:szCs w:val="32"/>
        </w:rPr>
      </w:pPr>
    </w:p>
    <w:p w:rsidR="00AD70A2" w:rsidRDefault="00AD70A2" w:rsidP="00AB2825">
      <w:pPr>
        <w:pStyle w:val="ListParagraph"/>
        <w:numPr>
          <w:ilvl w:val="1"/>
          <w:numId w:val="4"/>
        </w:numPr>
        <w:spacing w:line="240" w:lineRule="auto"/>
        <w:rPr>
          <w:rFonts w:ascii="SutonnyMJ" w:hAnsi="SutonnyMJ" w:cs="SutonnyMJ"/>
          <w:sz w:val="32"/>
          <w:szCs w:val="32"/>
        </w:rPr>
      </w:pPr>
      <w:r w:rsidRPr="00907706">
        <w:rPr>
          <w:rFonts w:ascii="SutonnyMJ" w:hAnsi="SutonnyMJ" w:cs="SutonnyMJ"/>
          <w:sz w:val="32"/>
          <w:szCs w:val="32"/>
        </w:rPr>
        <w:t>Kx‡ev‡©Wi e¨vK‡¯úm() †evZvg‡ Pvc w`‡q we`¨gvb gvcm~PK msL¨v gy‡Q †d‡j bZzb gvcm~PK msL¨v UvBc Ki‡Z n‡e|</w:t>
      </w:r>
    </w:p>
    <w:p w:rsidR="00356A72" w:rsidRPr="00907706" w:rsidRDefault="00356A72" w:rsidP="00356A72">
      <w:pPr>
        <w:pStyle w:val="ListParagraph"/>
        <w:spacing w:line="240" w:lineRule="auto"/>
        <w:ind w:left="1440"/>
        <w:rPr>
          <w:rFonts w:ascii="SutonnyMJ" w:hAnsi="SutonnyMJ" w:cs="SutonnyMJ"/>
          <w:sz w:val="32"/>
          <w:szCs w:val="32"/>
        </w:rPr>
      </w:pPr>
    </w:p>
    <w:p w:rsidR="0047653E" w:rsidRPr="00907706" w:rsidRDefault="00AD70A2" w:rsidP="00AB2825">
      <w:pPr>
        <w:pStyle w:val="ListParagraph"/>
        <w:numPr>
          <w:ilvl w:val="1"/>
          <w:numId w:val="4"/>
        </w:numPr>
        <w:spacing w:line="240" w:lineRule="auto"/>
        <w:rPr>
          <w:rFonts w:ascii="SutonnyMJ" w:hAnsi="SutonnyMJ" w:cs="SutonnyMJ"/>
          <w:sz w:val="32"/>
          <w:szCs w:val="32"/>
        </w:rPr>
      </w:pPr>
      <w:r w:rsidRPr="00907706">
        <w:rPr>
          <w:rFonts w:ascii="SutonnyMJ" w:hAnsi="SutonnyMJ" w:cs="SutonnyMJ"/>
          <w:sz w:val="32"/>
          <w:szCs w:val="32"/>
        </w:rPr>
        <w:t>Kx‡ev‡W©I G›Uvi() †evZv‡g Pvc w`‡j UvBc Kiv gvcm~PK msL¨v Abyhvqx wm‡j± Kiv Aÿi ev Aÿi¸‡jv †QvU eve o n‡q hv‡e|</w:t>
      </w:r>
      <w:r w:rsidR="00AB2825" w:rsidRPr="00907706">
        <w:rPr>
          <w:rFonts w:ascii="SutonnyMJ" w:hAnsi="SutonnyMJ" w:cs="SutonnyMJ"/>
          <w:sz w:val="32"/>
          <w:szCs w:val="32"/>
        </w:rPr>
        <w:t xml:space="preserve"> </w:t>
      </w:r>
      <w:r w:rsidR="0047653E" w:rsidRPr="00907706">
        <w:rPr>
          <w:rFonts w:ascii="SutonnyMJ" w:hAnsi="SutonnyMJ" w:cs="SutonnyMJ"/>
          <w:sz w:val="32"/>
          <w:szCs w:val="32"/>
        </w:rPr>
        <w:t>Aÿi LvovLvwo Ges cvkvcvwk †QvU-eo Kiv</w:t>
      </w:r>
    </w:p>
    <w:p w:rsidR="00F26AFE" w:rsidRDefault="00F26AFE" w:rsidP="0052290B">
      <w:pPr>
        <w:spacing w:line="240" w:lineRule="auto"/>
        <w:rPr>
          <w:rFonts w:ascii="SutonnyMJ" w:hAnsi="SutonnyMJ" w:cs="SutonnyMJ"/>
          <w:b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47653E" w:rsidRPr="00F26AFE" w:rsidRDefault="0047653E" w:rsidP="0052290B">
      <w:pPr>
        <w:spacing w:line="240" w:lineRule="auto"/>
        <w:rPr>
          <w:rFonts w:ascii="SutonnyMJ" w:hAnsi="SutonnyMJ" w:cs="SutonnyMJ"/>
          <w:b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F26AFE">
        <w:rPr>
          <w:rFonts w:ascii="SutonnyMJ" w:hAnsi="SutonnyMJ" w:cs="SutonnyMJ"/>
          <w:b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‡jLvi Aÿi¸‡</w:t>
      </w:r>
      <w:proofErr w:type="gramStart"/>
      <w:r w:rsidRPr="00F26AFE">
        <w:rPr>
          <w:rFonts w:ascii="SutonnyMJ" w:hAnsi="SutonnyMJ" w:cs="SutonnyMJ"/>
          <w:b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jv‡</w:t>
      </w:r>
      <w:proofErr w:type="gramEnd"/>
      <w:r w:rsidRPr="00F26AFE">
        <w:rPr>
          <w:rFonts w:ascii="SutonnyMJ" w:hAnsi="SutonnyMJ" w:cs="SutonnyMJ"/>
          <w:b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K LvovLv</w:t>
      </w:r>
      <w:r w:rsidR="00F26AFE">
        <w:rPr>
          <w:rFonts w:ascii="SutonnyMJ" w:hAnsi="SutonnyMJ" w:cs="SutonnyMJ"/>
          <w:b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wo Ges cvkvcvwk †QvU-eo Kiv Rb¨:</w:t>
      </w:r>
    </w:p>
    <w:p w:rsidR="0047653E" w:rsidRPr="00F7437A" w:rsidRDefault="00F7437A" w:rsidP="00F9781C">
      <w:pPr>
        <w:pStyle w:val="ListParagraph"/>
        <w:numPr>
          <w:ilvl w:val="0"/>
          <w:numId w:val="5"/>
        </w:numPr>
        <w:spacing w:line="240" w:lineRule="auto"/>
        <w:rPr>
          <w:rFonts w:ascii="SutonnyMJ" w:hAnsi="SutonnyMJ" w:cs="SutonnyMJ"/>
          <w:sz w:val="32"/>
          <w:szCs w:val="32"/>
        </w:rPr>
      </w:pPr>
      <w:r>
        <w:rPr>
          <w:rFonts w:ascii="SutonnyMJ" w:hAnsi="SutonnyMJ" w:cs="SutonnyMJ"/>
          <w:sz w:val="32"/>
          <w:szCs w:val="32"/>
        </w:rPr>
        <w:t>K. fv</w:t>
      </w:r>
      <w:r w:rsidR="0047653E" w:rsidRPr="00F7437A">
        <w:rPr>
          <w:rFonts w:ascii="SutonnyMJ" w:hAnsi="SutonnyMJ" w:cs="SutonnyMJ"/>
          <w:sz w:val="32"/>
          <w:szCs w:val="32"/>
        </w:rPr>
        <w:t>w</w:t>
      </w:r>
      <w:r>
        <w:rPr>
          <w:rFonts w:ascii="SutonnyMJ" w:hAnsi="SutonnyMJ" w:cs="SutonnyMJ"/>
          <w:sz w:val="32"/>
          <w:szCs w:val="32"/>
        </w:rPr>
        <w:t>©</w:t>
      </w:r>
      <w:r w:rsidR="0047653E" w:rsidRPr="00F7437A">
        <w:rPr>
          <w:rFonts w:ascii="SutonnyMJ" w:hAnsi="SutonnyMJ" w:cs="SutonnyMJ"/>
          <w:sz w:val="32"/>
          <w:szCs w:val="32"/>
        </w:rPr>
        <w:t>UK¨vj †¯‹j() N‡ii Wvb w`‡Ki Wªc-WvDb Zx‡i wK¬K K‡I gvD‡m Pvc ivL‡j msL¨vm~PK ZvwjKv cvIqv hv‡e| gvD‡m Pvc ivLv Ae¯’vq Wª¨vM K‡I 100%-Gi †P‡q e„nËi msL¨v wm‡j± Ki‡j †jLv LvovLvwofv‡e eo n‡e</w:t>
      </w:r>
      <w:r w:rsidR="00DA135C" w:rsidRPr="00F7437A">
        <w:rPr>
          <w:rFonts w:ascii="SutonnyMJ" w:hAnsi="SutonnyMJ" w:cs="SutonnyMJ"/>
          <w:sz w:val="32"/>
          <w:szCs w:val="32"/>
        </w:rPr>
        <w:t xml:space="preserve"> GeO 100%-Gi †P‡q ÿz`ªZi msL¨v UvBc Ki‡j †jLv LvovLvwofv‡e †QvU n‡e| 100% n‡”Q Aÿ‡ii ¯^vfvweK gvc|</w:t>
      </w:r>
    </w:p>
    <w:p w:rsidR="00F9781C" w:rsidRDefault="00F9781C" w:rsidP="0052290B">
      <w:pPr>
        <w:spacing w:line="240" w:lineRule="auto"/>
        <w:rPr>
          <w:rFonts w:ascii="SutonnyMJ" w:hAnsi="SutonnyMJ" w:cs="SutonnyMJ"/>
          <w:color w:val="00B0F0"/>
        </w:rPr>
      </w:pPr>
    </w:p>
    <w:p w:rsidR="00DA135C" w:rsidRPr="003E0B96" w:rsidRDefault="00DA135C" w:rsidP="0052290B">
      <w:pPr>
        <w:spacing w:line="240" w:lineRule="auto"/>
        <w:rPr>
          <w:rFonts w:ascii="SutonnyMJ" w:hAnsi="SutonnyMJ" w:cs="SutonnyMJ"/>
          <w:b/>
          <w:color w:val="000000" w:themeColor="text1"/>
          <w:sz w:val="32"/>
          <w:szCs w:val="32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3E0B96">
        <w:rPr>
          <w:rFonts w:ascii="SutonnyMJ" w:hAnsi="SutonnyMJ" w:cs="SutonnyMJ"/>
          <w:b/>
          <w:color w:val="00B0F0"/>
          <w:sz w:val="32"/>
          <w:szCs w:val="32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‡jLvi Aÿi¸</w:t>
      </w:r>
      <w:r w:rsidR="00F9781C" w:rsidRPr="003E0B96">
        <w:rPr>
          <w:rFonts w:ascii="SutonnyMJ" w:hAnsi="SutonnyMJ" w:cs="SutonnyMJ"/>
          <w:b/>
          <w:color w:val="00B0F0"/>
          <w:sz w:val="32"/>
          <w:szCs w:val="32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‡</w:t>
      </w:r>
      <w:proofErr w:type="gramStart"/>
      <w:r w:rsidR="00F9781C" w:rsidRPr="003E0B96">
        <w:rPr>
          <w:rFonts w:ascii="SutonnyMJ" w:hAnsi="SutonnyMJ" w:cs="SutonnyMJ"/>
          <w:b/>
          <w:color w:val="00B0F0"/>
          <w:sz w:val="32"/>
          <w:szCs w:val="32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jv‡</w:t>
      </w:r>
      <w:proofErr w:type="gramEnd"/>
      <w:r w:rsidR="00F9781C" w:rsidRPr="003E0B96">
        <w:rPr>
          <w:rFonts w:ascii="SutonnyMJ" w:hAnsi="SutonnyMJ" w:cs="SutonnyMJ"/>
          <w:b/>
          <w:color w:val="00B0F0"/>
          <w:sz w:val="32"/>
          <w:szCs w:val="32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K cvkvcvwk †QvU-eo Kivi Rb¨:</w:t>
      </w:r>
    </w:p>
    <w:p w:rsidR="00945A36" w:rsidRPr="00911C47" w:rsidRDefault="00DA135C" w:rsidP="00CF6247">
      <w:pPr>
        <w:pStyle w:val="ListParagraph"/>
        <w:numPr>
          <w:ilvl w:val="0"/>
          <w:numId w:val="5"/>
        </w:numPr>
        <w:spacing w:line="240" w:lineRule="auto"/>
        <w:rPr>
          <w:rFonts w:ascii="SutonnyMJ" w:hAnsi="SutonnyMJ" w:cs="SutonnyMJ"/>
          <w:sz w:val="32"/>
          <w:szCs w:val="32"/>
        </w:rPr>
      </w:pPr>
      <w:r w:rsidRPr="00911C47">
        <w:rPr>
          <w:rFonts w:ascii="SutonnyMJ" w:hAnsi="SutonnyMJ" w:cs="SutonnyMJ"/>
          <w:sz w:val="32"/>
          <w:szCs w:val="32"/>
        </w:rPr>
        <w:t>L. nivBR›Uvj †¯‹j()N‡ii Wvb w`‡Ki Wªc-WvDb Zx‡i wK¬K K‡i gvD‡m Pvc ivL‡j msL¨vmyPK ZvwjKv cvIqv hv‡e| gvD‡m Pvc ivLv Ae¯’vq Wª¨vM K‡i 100%-GIi †P‡qe„nËi msL¨v wm‡j± Ki‡j</w:t>
      </w:r>
      <w:r w:rsidR="00945A36" w:rsidRPr="00911C47">
        <w:rPr>
          <w:rFonts w:ascii="SutonnyMJ" w:hAnsi="SutonnyMJ" w:cs="SutonnyMJ"/>
          <w:sz w:val="32"/>
          <w:szCs w:val="32"/>
        </w:rPr>
        <w:t xml:space="preserve"> †jLv cvkvcvwk eo n‡e Ges 100%-Gi †P‡q ÿz`ª UvBc Ki‡j †jLv cvkvcvwk †QvU n‡e|100% n‡”Q Aÿ‡ii ¯^vfvweK gvc|</w:t>
      </w:r>
    </w:p>
    <w:p w:rsidR="00945A36" w:rsidRPr="003E0B96" w:rsidRDefault="00945A36" w:rsidP="0052290B">
      <w:pPr>
        <w:spacing w:line="240" w:lineRule="auto"/>
        <w:rPr>
          <w:rFonts w:ascii="SutonnyMJ" w:hAnsi="SutonnyMJ" w:cs="SutonnyMJ"/>
          <w:b/>
          <w:color w:val="00B0F0"/>
          <w:sz w:val="40"/>
          <w:szCs w:val="4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3E0B96">
        <w:rPr>
          <w:rFonts w:ascii="SutonnyMJ" w:hAnsi="SutonnyMJ" w:cs="SutonnyMJ"/>
          <w:b/>
          <w:color w:val="00B0F0"/>
          <w:sz w:val="40"/>
          <w:szCs w:val="4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‡eRjvBb wkdU</w:t>
      </w:r>
      <w:r w:rsidR="00CF6247" w:rsidRPr="003E0B96">
        <w:rPr>
          <w:rFonts w:ascii="SutonnyMJ" w:hAnsi="SutonnyMJ" w:cs="SutonnyMJ"/>
          <w:b/>
          <w:color w:val="00B0F0"/>
          <w:sz w:val="40"/>
          <w:szCs w:val="4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:</w:t>
      </w:r>
    </w:p>
    <w:p w:rsidR="008520F5" w:rsidRPr="008520F5" w:rsidRDefault="00C37AD6" w:rsidP="008520F5">
      <w:pPr>
        <w:spacing w:line="240" w:lineRule="auto"/>
        <w:rPr>
          <w:rFonts w:ascii="SutonnyMJ" w:hAnsi="SutonnyMJ" w:cs="SutonnyMJ"/>
          <w:sz w:val="32"/>
          <w:szCs w:val="32"/>
        </w:rPr>
      </w:pPr>
      <w:r>
        <w:rPr>
          <w:rFonts w:ascii="SutonnyMJ" w:hAnsi="SutonnyMJ" w:cs="SutonnyMJ"/>
        </w:rPr>
        <w:t>|</w:t>
      </w:r>
      <w:r w:rsidR="008520F5" w:rsidRPr="008520F5">
        <w:rPr>
          <w:rFonts w:ascii="SutonnyMJ" w:hAnsi="SutonnyMJ" w:cs="SutonnyMJ"/>
          <w:sz w:val="32"/>
          <w:szCs w:val="32"/>
        </w:rPr>
        <w:t>WvB‡i± wm‡jKkb Uzj w`‡q †jLv wm‡j± Ki‡j †jLvi wbP w`‡q jvBb †`Lv hvq †mB jvBb‡K ejv nq †</w:t>
      </w:r>
      <w:proofErr w:type="gramStart"/>
      <w:r w:rsidR="008520F5" w:rsidRPr="008520F5">
        <w:rPr>
          <w:rFonts w:ascii="SutonnyMJ" w:hAnsi="SutonnyMJ" w:cs="SutonnyMJ"/>
          <w:sz w:val="32"/>
          <w:szCs w:val="32"/>
        </w:rPr>
        <w:t>eRjvBb(</w:t>
      </w:r>
      <w:proofErr w:type="gramEnd"/>
      <w:r w:rsidR="008520F5" w:rsidRPr="008520F5">
        <w:rPr>
          <w:rFonts w:ascii="SutonnyMJ" w:hAnsi="SutonnyMJ" w:cs="SutonnyMJ"/>
          <w:sz w:val="32"/>
          <w:szCs w:val="32"/>
        </w:rPr>
        <w:t>)|‡eRjvBb †_‡K †jLvi wbP cÖvšÍ Dc‡i Zz‡j †bIqv ev wb‡P bvwg‡q Avbv‡K ejv nq †eRjvBb wkdU|</w:t>
      </w:r>
    </w:p>
    <w:p w:rsidR="005037BA" w:rsidRDefault="008520F5" w:rsidP="008520F5">
      <w:pPr>
        <w:spacing w:line="240" w:lineRule="auto"/>
        <w:rPr>
          <w:rFonts w:ascii="SutonnyMJ" w:hAnsi="SutonnyMJ" w:cs="SutonnyMJ"/>
        </w:rPr>
      </w:pPr>
      <w:r w:rsidRPr="008520F5">
        <w:rPr>
          <w:rFonts w:ascii="SutonnyMJ" w:hAnsi="SutonnyMJ" w:cs="SutonnyMJ"/>
          <w:sz w:val="32"/>
          <w:szCs w:val="32"/>
        </w:rPr>
        <w:t>-K¨v‡i±vi c¨v‡j‡Ui †mU w` †eRjvBb wkdU N‡ii Wªc-WvDb g‡by ZvwjKv †_‡K gvcmyPK msL¨v wm‡j± K‡I A_ev w` †eRjvBb wkdU N‡I gvcm~PK msL¨v UvBc K‡i †eRjvBb wkdU()-Gi cwigvb wba©iY Ki‡Z nq| FbvZœK msL¨vi e¨envi Ki‡j Aÿi †eRjvBb †_‡K wb‡P †b‡g Av‡m Ges abvZœK msL¨vi e¨venvi Ki‡j †jLv †eRjvBb †_‡K Dc‡i D‡V hvq</w:t>
      </w:r>
    </w:p>
    <w:p w:rsidR="00C37AD6" w:rsidRPr="003E0B96" w:rsidRDefault="00824C92" w:rsidP="0052290B">
      <w:pPr>
        <w:spacing w:line="240" w:lineRule="auto"/>
        <w:rPr>
          <w:rFonts w:ascii="SutonnyMJ" w:hAnsi="SutonnyMJ" w:cs="SutonnyMJ"/>
          <w:b/>
          <w:color w:val="00B0F0"/>
          <w:sz w:val="40"/>
          <w:szCs w:val="4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3E0B96">
        <w:rPr>
          <w:rFonts w:ascii="SutonnyMJ" w:hAnsi="SutonnyMJ" w:cs="SutonnyMJ"/>
          <w:b/>
          <w:color w:val="00B0F0"/>
          <w:sz w:val="40"/>
          <w:szCs w:val="4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w</w:t>
      </w:r>
      <w:r w:rsidR="00C37AD6" w:rsidRPr="003E0B96">
        <w:rPr>
          <w:rFonts w:ascii="SutonnyMJ" w:hAnsi="SutonnyMJ" w:cs="SutonnyMJ"/>
          <w:b/>
          <w:color w:val="00B0F0"/>
          <w:sz w:val="40"/>
          <w:szCs w:val="4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jwWs</w:t>
      </w:r>
      <w:proofErr w:type="gramEnd"/>
      <w:r w:rsidRPr="003E0B96">
        <w:rPr>
          <w:rFonts w:ascii="SutonnyMJ" w:hAnsi="SutonnyMJ" w:cs="SutonnyMJ"/>
          <w:b/>
          <w:color w:val="00B0F0"/>
          <w:sz w:val="40"/>
          <w:szCs w:val="4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:</w:t>
      </w:r>
    </w:p>
    <w:p w:rsidR="00C37AD6" w:rsidRPr="00513D6F" w:rsidRDefault="00C37AD6" w:rsidP="0052290B">
      <w:pPr>
        <w:spacing w:line="240" w:lineRule="auto"/>
        <w:rPr>
          <w:rFonts w:ascii="SutonnyMJ" w:hAnsi="SutonnyMJ" w:cs="SutonnyMJ"/>
          <w:color w:val="000000" w:themeColor="text1"/>
          <w:sz w:val="32"/>
          <w:szCs w:val="32"/>
        </w:rPr>
      </w:pPr>
      <w:r w:rsidRPr="00513D6F">
        <w:rPr>
          <w:rFonts w:ascii="SutonnyMJ" w:hAnsi="SutonnyMJ" w:cs="SutonnyMJ"/>
          <w:color w:val="000000" w:themeColor="text1"/>
          <w:sz w:val="32"/>
          <w:szCs w:val="32"/>
        </w:rPr>
        <w:t xml:space="preserve">jvBb¸‡jvi gvSLv‡b duvKv RvqMv‡K ejv </w:t>
      </w:r>
      <w:proofErr w:type="gramStart"/>
      <w:r w:rsidRPr="00513D6F">
        <w:rPr>
          <w:rFonts w:ascii="SutonnyMJ" w:hAnsi="SutonnyMJ" w:cs="SutonnyMJ"/>
          <w:color w:val="000000" w:themeColor="text1"/>
          <w:sz w:val="32"/>
          <w:szCs w:val="32"/>
        </w:rPr>
        <w:t>nq(</w:t>
      </w:r>
      <w:proofErr w:type="gramEnd"/>
      <w:r w:rsidRPr="00513D6F">
        <w:rPr>
          <w:rFonts w:ascii="SutonnyMJ" w:hAnsi="SutonnyMJ" w:cs="SutonnyMJ"/>
          <w:color w:val="000000" w:themeColor="text1"/>
          <w:sz w:val="32"/>
          <w:szCs w:val="32"/>
        </w:rPr>
        <w:t>) wjwWs| GKvwaK jvBb wewkó †jLvi †ÿ‡Î wjwWs Kg-‡ewk Kivi cÖ‡qvRb n‡Z cv‡i|</w:t>
      </w:r>
    </w:p>
    <w:p w:rsidR="00714E17" w:rsidRPr="00513D6F" w:rsidRDefault="00C37AD6" w:rsidP="00C17E67">
      <w:pPr>
        <w:pStyle w:val="ListParagraph"/>
        <w:numPr>
          <w:ilvl w:val="0"/>
          <w:numId w:val="5"/>
        </w:numPr>
        <w:spacing w:line="240" w:lineRule="auto"/>
        <w:rPr>
          <w:rFonts w:ascii="SutonnyMJ" w:hAnsi="SutonnyMJ" w:cs="SutonnyMJ"/>
          <w:color w:val="000000" w:themeColor="text1"/>
          <w:sz w:val="32"/>
          <w:szCs w:val="32"/>
        </w:rPr>
      </w:pPr>
      <w:r w:rsidRPr="00513D6F">
        <w:rPr>
          <w:rFonts w:ascii="SutonnyMJ" w:hAnsi="SutonnyMJ" w:cs="SutonnyMJ"/>
          <w:color w:val="000000" w:themeColor="text1"/>
          <w:sz w:val="32"/>
          <w:szCs w:val="32"/>
        </w:rPr>
        <w:lastRenderedPageBreak/>
        <w:t>K. K¨v‡i±vi ()c¨v‡j‡Ui  †mU w` wjwWs()N‡ii Wªc-WvDb †gby</w:t>
      </w:r>
      <w:r w:rsidR="00714E17" w:rsidRPr="00513D6F">
        <w:rPr>
          <w:rFonts w:ascii="SutonnyMJ" w:hAnsi="SutonnyMJ" w:cs="SutonnyMJ"/>
          <w:color w:val="000000" w:themeColor="text1"/>
          <w:sz w:val="32"/>
          <w:szCs w:val="32"/>
        </w:rPr>
        <w:t xml:space="preserve"> ZvwjKv</w:t>
      </w:r>
      <w:r w:rsidRPr="00513D6F">
        <w:rPr>
          <w:rFonts w:ascii="SutonnyMJ" w:hAnsi="SutonnyMJ" w:cs="SutonnyMJ"/>
          <w:color w:val="000000" w:themeColor="text1"/>
          <w:sz w:val="32"/>
          <w:szCs w:val="32"/>
        </w:rPr>
        <w:t xml:space="preserve"> †_‡K </w:t>
      </w:r>
      <w:r w:rsidR="00714E17" w:rsidRPr="00513D6F">
        <w:rPr>
          <w:rFonts w:ascii="SutonnyMJ" w:hAnsi="SutonnyMJ" w:cs="SutonnyMJ"/>
          <w:color w:val="000000" w:themeColor="text1"/>
          <w:sz w:val="32"/>
          <w:szCs w:val="32"/>
        </w:rPr>
        <w:t>gvcm~PK mOL¨v wm‡j± K‡I A_ev ‡mU w` wjwWs() N‡I mivmwi gvcm~PK msL¨v UvBc Kivi ci Kx‡ev‡W©I G›Uvi ‡evZv‡g Pvc w`‡j wjwWs () Kvh©Ki n‡e|</w:t>
      </w:r>
    </w:p>
    <w:p w:rsidR="00C37AD6" w:rsidRPr="00513D6F" w:rsidRDefault="00714E17" w:rsidP="00C17E67">
      <w:pPr>
        <w:pStyle w:val="ListParagraph"/>
        <w:numPr>
          <w:ilvl w:val="0"/>
          <w:numId w:val="5"/>
        </w:numPr>
        <w:spacing w:line="240" w:lineRule="auto"/>
        <w:rPr>
          <w:rFonts w:ascii="SutonnyMJ" w:hAnsi="SutonnyMJ" w:cs="SutonnyMJ"/>
          <w:color w:val="000000" w:themeColor="text1"/>
          <w:sz w:val="32"/>
          <w:szCs w:val="32"/>
        </w:rPr>
      </w:pPr>
      <w:r w:rsidRPr="00513D6F">
        <w:rPr>
          <w:rFonts w:ascii="SutonnyMJ" w:hAnsi="SutonnyMJ" w:cs="SutonnyMJ"/>
          <w:color w:val="000000" w:themeColor="text1"/>
          <w:sz w:val="32"/>
          <w:szCs w:val="32"/>
        </w:rPr>
        <w:t>L. †mU w` wjwWs()N‡ii EaŸ©gyLx Zxi †evZv‡g Pvc w`‡j wjwWs‡qi cwigvY evo‡e Ges wb¤œgyLx Zxi †evZv‡g Pvc w`‡j wjwWs‡qi cwigvY</w:t>
      </w:r>
      <w:r w:rsidR="00BE2F9E" w:rsidRPr="00513D6F">
        <w:rPr>
          <w:rFonts w:ascii="SutonnyMJ" w:hAnsi="SutonnyMJ" w:cs="SutonnyMJ"/>
          <w:color w:val="000000" w:themeColor="text1"/>
          <w:sz w:val="32"/>
          <w:szCs w:val="32"/>
        </w:rPr>
        <w:t xml:space="preserve"> Kg‡e|</w:t>
      </w:r>
    </w:p>
    <w:p w:rsidR="00586F3E" w:rsidRDefault="00586F3E" w:rsidP="0052290B">
      <w:pPr>
        <w:spacing w:line="240" w:lineRule="auto"/>
        <w:rPr>
          <w:rFonts w:ascii="SutonnyMJ" w:hAnsi="SutonnyMJ" w:cs="SutonnyMJ"/>
          <w:b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35011" w:rsidRDefault="00635011" w:rsidP="0052290B">
      <w:pPr>
        <w:spacing w:line="240" w:lineRule="auto"/>
        <w:rPr>
          <w:rFonts w:ascii="SutonnyMJ" w:hAnsi="SutonnyMJ" w:cs="SutonnyMJ"/>
          <w:b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BE2F9E" w:rsidRPr="003E0B96" w:rsidRDefault="00BE2F9E" w:rsidP="0052290B">
      <w:pPr>
        <w:spacing w:line="240" w:lineRule="auto"/>
        <w:rPr>
          <w:rFonts w:ascii="SutonnyMJ" w:hAnsi="SutonnyMJ" w:cs="SutonnyMJ"/>
          <w:b/>
          <w:color w:val="00B0F0"/>
          <w:sz w:val="40"/>
          <w:szCs w:val="4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3E0B96">
        <w:rPr>
          <w:rFonts w:ascii="SutonnyMJ" w:hAnsi="SutonnyMJ" w:cs="SutonnyMJ"/>
          <w:b/>
          <w:color w:val="00B0F0"/>
          <w:sz w:val="40"/>
          <w:szCs w:val="4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Gwiqv ‡U·U</w:t>
      </w:r>
      <w:r w:rsidR="00C36519" w:rsidRPr="003E0B96">
        <w:rPr>
          <w:rFonts w:ascii="SutonnyMJ" w:hAnsi="SutonnyMJ" w:cs="SutonnyMJ"/>
          <w:b/>
          <w:color w:val="00B0F0"/>
          <w:sz w:val="40"/>
          <w:szCs w:val="4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:</w:t>
      </w:r>
    </w:p>
    <w:p w:rsidR="00071C7F" w:rsidRDefault="00071C7F" w:rsidP="0052290B">
      <w:pPr>
        <w:spacing w:line="240" w:lineRule="auto"/>
        <w:rPr>
          <w:rFonts w:ascii="SutonnyMJ" w:hAnsi="SutonnyMJ" w:cs="SutonnyMJ"/>
          <w:b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071C7F" w:rsidRDefault="00071C7F" w:rsidP="00071C7F">
      <w:pPr>
        <w:spacing w:line="240" w:lineRule="auto"/>
        <w:jc w:val="right"/>
        <w:rPr>
          <w:rFonts w:ascii="SutonnyMJ" w:hAnsi="SutonnyMJ" w:cs="SutonnyMJ"/>
          <w:b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33A3F9A8" wp14:editId="7C28A631">
            <wp:extent cx="2657475" cy="2647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5257" t="20239" r="38139" b="25314"/>
                    <a:stretch/>
                  </pic:blipFill>
                  <pic:spPr bwMode="auto">
                    <a:xfrm>
                      <a:off x="0" y="0"/>
                      <a:ext cx="265747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7E67" w:rsidRPr="00513D6F" w:rsidRDefault="00BE2F9E" w:rsidP="00071C7F">
      <w:pPr>
        <w:spacing w:line="240" w:lineRule="auto"/>
        <w:rPr>
          <w:rFonts w:ascii="SutonnyMJ" w:hAnsi="SutonnyMJ" w:cs="SutonnyMJ"/>
          <w:color w:val="000000" w:themeColor="text1"/>
          <w:sz w:val="32"/>
          <w:szCs w:val="32"/>
        </w:rPr>
      </w:pPr>
      <w:r w:rsidRPr="00513D6F">
        <w:rPr>
          <w:rFonts w:ascii="SutonnyMJ" w:hAnsi="SutonnyMJ" w:cs="SutonnyMJ"/>
          <w:sz w:val="32"/>
          <w:szCs w:val="32"/>
        </w:rPr>
        <w:t>eM©</w:t>
      </w:r>
      <w:r w:rsidRPr="00513D6F">
        <w:rPr>
          <w:rFonts w:ascii="SutonnyMJ" w:hAnsi="SutonnyMJ" w:cs="SutonnyMJ"/>
          <w:color w:val="000000" w:themeColor="text1"/>
          <w:sz w:val="32"/>
          <w:szCs w:val="32"/>
        </w:rPr>
        <w:t>vKvi</w:t>
      </w:r>
      <w:r w:rsidRPr="00513D6F">
        <w:rPr>
          <w:rFonts w:ascii="SutonnyMJ" w:hAnsi="SutonnyMJ" w:cs="SutonnyMJ"/>
          <w:color w:val="00B0F0"/>
          <w:sz w:val="32"/>
          <w:szCs w:val="32"/>
        </w:rPr>
        <w:t xml:space="preserve"> </w:t>
      </w:r>
      <w:r w:rsidRPr="00513D6F">
        <w:rPr>
          <w:rFonts w:ascii="SutonnyMJ" w:hAnsi="SutonnyMJ" w:cs="SutonnyMJ"/>
          <w:color w:val="000000" w:themeColor="text1"/>
          <w:sz w:val="32"/>
          <w:szCs w:val="32"/>
        </w:rPr>
        <w:t>ev AvqZvKvi</w:t>
      </w:r>
      <w:r w:rsidR="00D7786F" w:rsidRPr="00513D6F">
        <w:rPr>
          <w:rFonts w:ascii="SutonnyMJ" w:hAnsi="SutonnyMJ" w:cs="SutonnyMJ"/>
          <w:color w:val="000000" w:themeColor="text1"/>
          <w:sz w:val="32"/>
          <w:szCs w:val="32"/>
        </w:rPr>
        <w:t>,e„ËvKvi</w:t>
      </w:r>
      <w:r w:rsidRPr="00513D6F">
        <w:rPr>
          <w:rFonts w:ascii="SutonnyMJ" w:hAnsi="SutonnyMJ" w:cs="SutonnyMJ"/>
          <w:color w:val="000000" w:themeColor="text1"/>
          <w:sz w:val="32"/>
          <w:szCs w:val="32"/>
        </w:rPr>
        <w:t xml:space="preserve"> ev wW¤^vKvi  ev </w:t>
      </w:r>
      <w:r w:rsidR="008D333D" w:rsidRPr="00513D6F">
        <w:rPr>
          <w:rFonts w:ascii="SutonnyMJ" w:hAnsi="SutonnyMJ" w:cs="SutonnyMJ"/>
          <w:color w:val="000000" w:themeColor="text1"/>
          <w:sz w:val="32"/>
          <w:szCs w:val="32"/>
        </w:rPr>
        <w:t>Ab¨ †h‡Kv‡bv cÖKvi e×cv‡_i wfZ‡</w:t>
      </w:r>
      <w:r w:rsidR="000F0ADC">
        <w:rPr>
          <w:rFonts w:ascii="SutonnyMJ" w:hAnsi="SutonnyMJ" w:cs="SutonnyMJ"/>
          <w:color w:val="000000" w:themeColor="text1"/>
          <w:sz w:val="32"/>
          <w:szCs w:val="32"/>
        </w:rPr>
        <w:t>i</w:t>
      </w:r>
      <w:r w:rsidRPr="00513D6F">
        <w:rPr>
          <w:rFonts w:ascii="SutonnyMJ" w:hAnsi="SutonnyMJ" w:cs="SutonnyMJ"/>
          <w:color w:val="000000" w:themeColor="text1"/>
          <w:sz w:val="32"/>
          <w:szCs w:val="32"/>
        </w:rPr>
        <w:t xml:space="preserve">  UvBc Kiv ev ¯’vwcZ †jLv‡K Gwiqv †U·U ejv nq|</w:t>
      </w:r>
    </w:p>
    <w:p w:rsidR="00BE2F9E" w:rsidRPr="00EC5AC8" w:rsidRDefault="00BE2F9E" w:rsidP="0052290B">
      <w:pPr>
        <w:spacing w:line="240" w:lineRule="auto"/>
        <w:rPr>
          <w:rFonts w:ascii="SutonnyMJ" w:hAnsi="SutonnyMJ" w:cs="SutonnyMJ"/>
          <w:color w:val="000000" w:themeColor="text1"/>
          <w:sz w:val="40"/>
          <w:szCs w:val="40"/>
        </w:rPr>
      </w:pPr>
      <w:r w:rsidRPr="00513D6F">
        <w:rPr>
          <w:rFonts w:ascii="SutonnyMJ" w:hAnsi="SutonnyMJ" w:cs="SutonnyMJ"/>
          <w:color w:val="000000" w:themeColor="text1"/>
          <w:sz w:val="32"/>
          <w:szCs w:val="32"/>
        </w:rPr>
        <w:t xml:space="preserve"> </w:t>
      </w:r>
      <w:proofErr w:type="gramStart"/>
      <w:r w:rsidRPr="00EC5AC8">
        <w:rPr>
          <w:rFonts w:ascii="SutonnyMJ" w:hAnsi="SutonnyMJ" w:cs="SutonnyMJ"/>
          <w:b/>
          <w:color w:val="000000" w:themeColor="text1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e</w:t>
      </w:r>
      <w:proofErr w:type="gramEnd"/>
      <w:r w:rsidRPr="00EC5AC8">
        <w:rPr>
          <w:rFonts w:ascii="SutonnyMJ" w:hAnsi="SutonnyMJ" w:cs="SutonnyMJ"/>
          <w:b/>
          <w:color w:val="000000" w:themeColor="text1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× cv‡_i g‡a¨ †jLv web¨¯Í Kivi Rb¨ ev UvBc Kivi Rb¨-</w:t>
      </w:r>
      <w:r w:rsidR="00586F3E" w:rsidRPr="00EC5AC8">
        <w:rPr>
          <w:rFonts w:ascii="SutonnyMJ" w:hAnsi="SutonnyMJ" w:cs="SutonnyMJ"/>
          <w:b/>
          <w:color w:val="000000" w:themeColor="text1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ab/>
      </w:r>
      <w:r w:rsidR="00EC5AC8">
        <w:rPr>
          <w:rFonts w:ascii="SutonnyMJ" w:hAnsi="SutonnyMJ" w:cs="SutonnyMJ"/>
          <w:color w:val="000000" w:themeColor="text1"/>
          <w:sz w:val="40"/>
          <w:szCs w:val="40"/>
        </w:rPr>
        <w:tab/>
      </w:r>
      <w:r w:rsidR="00EC5AC8">
        <w:rPr>
          <w:rFonts w:ascii="SutonnyMJ" w:hAnsi="SutonnyMJ" w:cs="SutonnyMJ"/>
          <w:color w:val="000000" w:themeColor="text1"/>
          <w:sz w:val="40"/>
          <w:szCs w:val="40"/>
        </w:rPr>
        <w:tab/>
      </w:r>
      <w:r w:rsidR="00EC5AC8">
        <w:rPr>
          <w:rFonts w:ascii="SutonnyMJ" w:hAnsi="SutonnyMJ" w:cs="SutonnyMJ"/>
          <w:color w:val="000000" w:themeColor="text1"/>
          <w:sz w:val="40"/>
          <w:szCs w:val="40"/>
        </w:rPr>
        <w:tab/>
      </w:r>
    </w:p>
    <w:p w:rsidR="00BE2F9E" w:rsidRDefault="00BE2F9E" w:rsidP="00956D69">
      <w:pPr>
        <w:pStyle w:val="ListParagraph"/>
        <w:numPr>
          <w:ilvl w:val="0"/>
          <w:numId w:val="6"/>
        </w:numPr>
        <w:spacing w:line="240" w:lineRule="auto"/>
        <w:rPr>
          <w:rFonts w:ascii="SutonnyMJ" w:hAnsi="SutonnyMJ" w:cs="SutonnyMJ"/>
          <w:color w:val="000000" w:themeColor="text1"/>
          <w:sz w:val="32"/>
          <w:szCs w:val="32"/>
        </w:rPr>
      </w:pPr>
      <w:r w:rsidRPr="00513D6F">
        <w:rPr>
          <w:rFonts w:ascii="SutonnyMJ" w:hAnsi="SutonnyMJ" w:cs="SutonnyMJ"/>
          <w:color w:val="000000" w:themeColor="text1"/>
          <w:sz w:val="32"/>
          <w:szCs w:val="32"/>
        </w:rPr>
        <w:t xml:space="preserve">K. </w:t>
      </w:r>
      <w:r w:rsidR="006642BD" w:rsidRPr="00513D6F">
        <w:rPr>
          <w:rFonts w:ascii="SutonnyMJ" w:hAnsi="SutonnyMJ" w:cs="SutonnyMJ"/>
          <w:color w:val="000000" w:themeColor="text1"/>
          <w:sz w:val="32"/>
          <w:szCs w:val="32"/>
        </w:rPr>
        <w:t>Em©vKvi ev AvqZvKvi , e„ËvKvi ev wW¤^vKvi e× cv_ ˆZix K‡I wb‡Z n‡e|</w:t>
      </w:r>
    </w:p>
    <w:p w:rsidR="00EC5AC8" w:rsidRPr="00513D6F" w:rsidRDefault="00EC5AC8" w:rsidP="00EC5AC8">
      <w:pPr>
        <w:pStyle w:val="ListParagraph"/>
        <w:spacing w:line="240" w:lineRule="auto"/>
        <w:rPr>
          <w:rFonts w:ascii="SutonnyMJ" w:hAnsi="SutonnyMJ" w:cs="SutonnyMJ"/>
          <w:color w:val="000000" w:themeColor="text1"/>
          <w:sz w:val="32"/>
          <w:szCs w:val="32"/>
        </w:rPr>
      </w:pPr>
    </w:p>
    <w:p w:rsidR="00586F3E" w:rsidRPr="00513D6F" w:rsidRDefault="006642BD" w:rsidP="00956D69">
      <w:pPr>
        <w:pStyle w:val="ListParagraph"/>
        <w:numPr>
          <w:ilvl w:val="0"/>
          <w:numId w:val="6"/>
        </w:numPr>
        <w:spacing w:line="240" w:lineRule="auto"/>
        <w:rPr>
          <w:rFonts w:ascii="SutonnyMJ" w:hAnsi="SutonnyMJ" w:cs="SutonnyMJ"/>
          <w:color w:val="000000" w:themeColor="text1"/>
          <w:sz w:val="32"/>
          <w:szCs w:val="32"/>
        </w:rPr>
      </w:pPr>
      <w:r w:rsidRPr="00513D6F">
        <w:rPr>
          <w:rFonts w:ascii="SutonnyMJ" w:hAnsi="SutonnyMJ" w:cs="SutonnyMJ"/>
          <w:color w:val="000000" w:themeColor="text1"/>
          <w:sz w:val="32"/>
          <w:szCs w:val="32"/>
        </w:rPr>
        <w:t xml:space="preserve">L. UvBc Uzj wm‡j± K‡I </w:t>
      </w:r>
      <w:r w:rsidRPr="00513D6F">
        <w:rPr>
          <w:rFonts w:ascii="SutonnyMJ" w:hAnsi="SutonnyMJ" w:cs="SutonnyMJ"/>
          <w:sz w:val="32"/>
          <w:szCs w:val="32"/>
        </w:rPr>
        <w:t>gvDm</w:t>
      </w:r>
      <w:r w:rsidRPr="00513D6F">
        <w:rPr>
          <w:rFonts w:ascii="SutonnyMJ" w:hAnsi="SutonnyMJ" w:cs="SutonnyMJ"/>
          <w:color w:val="000000" w:themeColor="text1"/>
          <w:sz w:val="32"/>
          <w:szCs w:val="32"/>
        </w:rPr>
        <w:t xml:space="preserve"> c‡q›Uvi e×cv‡_i Dci ¯’vcb Ki‡j UvBc UzjwU</w:t>
      </w:r>
    </w:p>
    <w:p w:rsidR="006642BD" w:rsidRDefault="006642BD" w:rsidP="00586F3E">
      <w:pPr>
        <w:pStyle w:val="ListParagraph"/>
        <w:spacing w:line="240" w:lineRule="auto"/>
        <w:rPr>
          <w:rFonts w:ascii="SutonnyMJ" w:hAnsi="SutonnyMJ" w:cs="SutonnyMJ"/>
          <w:color w:val="000000" w:themeColor="text1"/>
          <w:sz w:val="32"/>
          <w:szCs w:val="32"/>
        </w:rPr>
      </w:pPr>
      <w:r w:rsidRPr="00513D6F">
        <w:rPr>
          <w:rFonts w:ascii="SutonnyMJ" w:hAnsi="SutonnyMJ" w:cs="SutonnyMJ"/>
          <w:color w:val="000000" w:themeColor="text1"/>
          <w:sz w:val="32"/>
          <w:szCs w:val="32"/>
        </w:rPr>
        <w:t xml:space="preserve"> Gwiqv UvBc Uz‡ji i~c aviY Ki‡e|</w:t>
      </w:r>
    </w:p>
    <w:p w:rsidR="00EC5AC8" w:rsidRPr="00513D6F" w:rsidRDefault="00EC5AC8" w:rsidP="00586F3E">
      <w:pPr>
        <w:pStyle w:val="ListParagraph"/>
        <w:spacing w:line="240" w:lineRule="auto"/>
        <w:rPr>
          <w:rFonts w:ascii="SutonnyMJ" w:hAnsi="SutonnyMJ" w:cs="SutonnyMJ"/>
          <w:color w:val="000000" w:themeColor="text1"/>
          <w:sz w:val="32"/>
          <w:szCs w:val="32"/>
        </w:rPr>
      </w:pPr>
    </w:p>
    <w:p w:rsidR="00586F3E" w:rsidRPr="00513D6F" w:rsidRDefault="006642BD" w:rsidP="00956D69">
      <w:pPr>
        <w:pStyle w:val="ListParagraph"/>
        <w:numPr>
          <w:ilvl w:val="0"/>
          <w:numId w:val="6"/>
        </w:numPr>
        <w:spacing w:line="240" w:lineRule="auto"/>
        <w:rPr>
          <w:rFonts w:ascii="SutonnyMJ" w:hAnsi="SutonnyMJ" w:cs="SutonnyMJ"/>
          <w:color w:val="000000" w:themeColor="text1"/>
          <w:sz w:val="32"/>
          <w:szCs w:val="32"/>
        </w:rPr>
      </w:pPr>
      <w:r w:rsidRPr="00513D6F">
        <w:rPr>
          <w:rFonts w:ascii="SutonnyMJ" w:hAnsi="SutonnyMJ" w:cs="SutonnyMJ"/>
          <w:color w:val="000000" w:themeColor="text1"/>
          <w:sz w:val="32"/>
          <w:szCs w:val="32"/>
        </w:rPr>
        <w:t xml:space="preserve">M. cv‡_i A¨vsKi c‡h‡›Ui Dci wK¬K Ki‡j e× cv‡_i Bbmvm©b c‡q›Uvi e‡m hv‡e </w:t>
      </w:r>
    </w:p>
    <w:p w:rsidR="006642BD" w:rsidRDefault="006642BD" w:rsidP="00586F3E">
      <w:pPr>
        <w:pStyle w:val="ListParagraph"/>
        <w:spacing w:line="240" w:lineRule="auto"/>
        <w:rPr>
          <w:rFonts w:ascii="SutonnyMJ" w:hAnsi="SutonnyMJ" w:cs="SutonnyMJ"/>
          <w:color w:val="000000" w:themeColor="text1"/>
          <w:sz w:val="32"/>
          <w:szCs w:val="32"/>
        </w:rPr>
      </w:pPr>
      <w:r w:rsidRPr="00513D6F">
        <w:rPr>
          <w:rFonts w:ascii="SutonnyMJ" w:hAnsi="SutonnyMJ" w:cs="SutonnyMJ"/>
          <w:color w:val="000000" w:themeColor="text1"/>
          <w:sz w:val="32"/>
          <w:szCs w:val="32"/>
        </w:rPr>
        <w:lastRenderedPageBreak/>
        <w:t>Ges e× c</w:t>
      </w:r>
      <w:r w:rsidR="005B62CC" w:rsidRPr="00513D6F">
        <w:rPr>
          <w:rFonts w:ascii="SutonnyMJ" w:hAnsi="SutonnyMJ" w:cs="SutonnyMJ"/>
          <w:color w:val="000000" w:themeColor="text1"/>
          <w:sz w:val="32"/>
          <w:szCs w:val="32"/>
        </w:rPr>
        <w:t>v_wU †U·U e</w:t>
      </w:r>
      <w:proofErr w:type="gramStart"/>
      <w:r w:rsidR="005B62CC" w:rsidRPr="00513D6F">
        <w:rPr>
          <w:rFonts w:ascii="SutonnyMJ" w:hAnsi="SutonnyMJ" w:cs="SutonnyMJ"/>
          <w:color w:val="000000" w:themeColor="text1"/>
          <w:sz w:val="32"/>
          <w:szCs w:val="32"/>
        </w:rPr>
        <w:t>·(</w:t>
      </w:r>
      <w:proofErr w:type="gramEnd"/>
      <w:r w:rsidR="005B62CC" w:rsidRPr="00513D6F">
        <w:rPr>
          <w:rFonts w:ascii="SutonnyMJ" w:hAnsi="SutonnyMJ" w:cs="SutonnyMJ"/>
          <w:color w:val="000000" w:themeColor="text1"/>
          <w:sz w:val="32"/>
          <w:szCs w:val="32"/>
        </w:rPr>
        <w:t>) ev †jLvi Avavi () wn‡m‡e e¨eüZ n‡e|</w:t>
      </w:r>
    </w:p>
    <w:p w:rsidR="00EC5AC8" w:rsidRPr="00513D6F" w:rsidRDefault="00EC5AC8" w:rsidP="00586F3E">
      <w:pPr>
        <w:pStyle w:val="ListParagraph"/>
        <w:spacing w:line="240" w:lineRule="auto"/>
        <w:rPr>
          <w:rFonts w:ascii="SutonnyMJ" w:hAnsi="SutonnyMJ" w:cs="SutonnyMJ"/>
          <w:color w:val="000000" w:themeColor="text1"/>
          <w:sz w:val="32"/>
          <w:szCs w:val="32"/>
        </w:rPr>
      </w:pPr>
    </w:p>
    <w:p w:rsidR="005B62CC" w:rsidRDefault="005B62CC" w:rsidP="00956D69">
      <w:pPr>
        <w:pStyle w:val="ListParagraph"/>
        <w:numPr>
          <w:ilvl w:val="0"/>
          <w:numId w:val="6"/>
        </w:numPr>
        <w:spacing w:line="240" w:lineRule="auto"/>
        <w:rPr>
          <w:rFonts w:ascii="SutonnyMJ" w:hAnsi="SutonnyMJ" w:cs="SutonnyMJ"/>
          <w:color w:val="000000" w:themeColor="text1"/>
          <w:sz w:val="32"/>
          <w:szCs w:val="32"/>
        </w:rPr>
      </w:pPr>
      <w:r w:rsidRPr="00513D6F">
        <w:rPr>
          <w:rFonts w:ascii="SutonnyMJ" w:hAnsi="SutonnyMJ" w:cs="SutonnyMJ"/>
          <w:color w:val="000000" w:themeColor="text1"/>
          <w:sz w:val="32"/>
          <w:szCs w:val="32"/>
        </w:rPr>
        <w:t>N. UvB‡ci KvR ïiæ Ki‡Z n‡e|</w:t>
      </w:r>
    </w:p>
    <w:p w:rsidR="00EC5AC8" w:rsidRPr="00513D6F" w:rsidRDefault="00EC5AC8" w:rsidP="00EC5AC8">
      <w:pPr>
        <w:pStyle w:val="ListParagraph"/>
        <w:spacing w:line="240" w:lineRule="auto"/>
        <w:rPr>
          <w:rFonts w:ascii="SutonnyMJ" w:hAnsi="SutonnyMJ" w:cs="SutonnyMJ"/>
          <w:color w:val="000000" w:themeColor="text1"/>
          <w:sz w:val="32"/>
          <w:szCs w:val="32"/>
        </w:rPr>
      </w:pPr>
    </w:p>
    <w:p w:rsidR="00586F3E" w:rsidRPr="00513D6F" w:rsidRDefault="005B62CC" w:rsidP="00956D69">
      <w:pPr>
        <w:pStyle w:val="ListParagraph"/>
        <w:numPr>
          <w:ilvl w:val="0"/>
          <w:numId w:val="6"/>
        </w:numPr>
        <w:spacing w:line="240" w:lineRule="auto"/>
        <w:rPr>
          <w:rFonts w:ascii="SutonnyMJ" w:hAnsi="SutonnyMJ" w:cs="SutonnyMJ"/>
          <w:color w:val="000000" w:themeColor="text1"/>
          <w:sz w:val="32"/>
          <w:szCs w:val="32"/>
        </w:rPr>
      </w:pPr>
      <w:r w:rsidRPr="00513D6F">
        <w:rPr>
          <w:rFonts w:ascii="SutonnyMJ" w:hAnsi="SutonnyMJ" w:cs="SutonnyMJ"/>
          <w:color w:val="000000" w:themeColor="text1"/>
          <w:sz w:val="32"/>
          <w:szCs w:val="32"/>
        </w:rPr>
        <w:t>O. UvBc K‡</w:t>
      </w:r>
      <w:r w:rsidR="00D7786F" w:rsidRPr="00513D6F">
        <w:rPr>
          <w:rFonts w:ascii="SutonnyMJ" w:hAnsi="SutonnyMJ" w:cs="SutonnyMJ"/>
          <w:color w:val="000000" w:themeColor="text1"/>
          <w:sz w:val="32"/>
          <w:szCs w:val="32"/>
        </w:rPr>
        <w:t>i</w:t>
      </w:r>
      <w:r w:rsidRPr="00513D6F">
        <w:rPr>
          <w:rFonts w:ascii="SutonnyMJ" w:hAnsi="SutonnyMJ" w:cs="SutonnyMJ"/>
          <w:color w:val="000000" w:themeColor="text1"/>
          <w:sz w:val="32"/>
          <w:szCs w:val="32"/>
        </w:rPr>
        <w:t xml:space="preserve"> Wvb cv‡ki cÖv‡šÍ †cuŠ‡Q †M‡j Bbmvm©b c‡q›Uvi AvcbvAvcwbB </w:t>
      </w:r>
    </w:p>
    <w:p w:rsidR="00586F3E" w:rsidRPr="00513D6F" w:rsidRDefault="005B62CC" w:rsidP="00586F3E">
      <w:pPr>
        <w:pStyle w:val="ListParagraph"/>
        <w:spacing w:line="240" w:lineRule="auto"/>
        <w:rPr>
          <w:rFonts w:ascii="SutonnyMJ" w:hAnsi="SutonnyMJ" w:cs="SutonnyMJ"/>
          <w:color w:val="000000" w:themeColor="text1"/>
          <w:sz w:val="32"/>
          <w:szCs w:val="32"/>
        </w:rPr>
      </w:pPr>
      <w:proofErr w:type="gramStart"/>
      <w:r w:rsidRPr="00513D6F">
        <w:rPr>
          <w:rFonts w:ascii="SutonnyMJ" w:hAnsi="SutonnyMJ" w:cs="SutonnyMJ"/>
          <w:color w:val="000000" w:themeColor="text1"/>
          <w:sz w:val="32"/>
          <w:szCs w:val="32"/>
        </w:rPr>
        <w:t>wb‡</w:t>
      </w:r>
      <w:proofErr w:type="gramEnd"/>
      <w:r w:rsidRPr="00513D6F">
        <w:rPr>
          <w:rFonts w:ascii="SutonnyMJ" w:hAnsi="SutonnyMJ" w:cs="SutonnyMJ"/>
          <w:color w:val="000000" w:themeColor="text1"/>
          <w:sz w:val="32"/>
          <w:szCs w:val="32"/>
        </w:rPr>
        <w:t xml:space="preserve">Pi jvB‡b P‡j Avm‡e | Gfv‡e UvBc K‡I †h‡Z _vK‡j GKwU jvBb †kl </w:t>
      </w:r>
    </w:p>
    <w:p w:rsidR="005B62CC" w:rsidRPr="00513D6F" w:rsidRDefault="005B62CC" w:rsidP="00586F3E">
      <w:pPr>
        <w:pStyle w:val="ListParagraph"/>
        <w:spacing w:line="240" w:lineRule="auto"/>
        <w:rPr>
          <w:rFonts w:ascii="SutonnyMJ" w:hAnsi="SutonnyMJ" w:cs="SutonnyMJ"/>
          <w:color w:val="000000" w:themeColor="text1"/>
          <w:sz w:val="32"/>
          <w:szCs w:val="32"/>
        </w:rPr>
      </w:pPr>
      <w:proofErr w:type="gramStart"/>
      <w:r w:rsidRPr="00513D6F">
        <w:rPr>
          <w:rFonts w:ascii="SutonnyMJ" w:hAnsi="SutonnyMJ" w:cs="SutonnyMJ"/>
          <w:color w:val="000000" w:themeColor="text1"/>
          <w:sz w:val="32"/>
          <w:szCs w:val="32"/>
        </w:rPr>
        <w:t>nIqvi</w:t>
      </w:r>
      <w:proofErr w:type="gramEnd"/>
      <w:r w:rsidRPr="00513D6F">
        <w:rPr>
          <w:rFonts w:ascii="SutonnyMJ" w:hAnsi="SutonnyMJ" w:cs="SutonnyMJ"/>
          <w:color w:val="000000" w:themeColor="text1"/>
          <w:sz w:val="32"/>
          <w:szCs w:val="32"/>
        </w:rPr>
        <w:t xml:space="preserve"> ci AvcbvAvcwbB cieZx© jvBb kiæ n‡e|</w:t>
      </w:r>
    </w:p>
    <w:p w:rsidR="00635011" w:rsidRDefault="00635011" w:rsidP="0052290B">
      <w:pPr>
        <w:spacing w:line="240" w:lineRule="auto"/>
        <w:rPr>
          <w:rFonts w:ascii="SutonnyMJ" w:hAnsi="SutonnyMJ" w:cs="SutonnyMJ"/>
          <w:b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EC5AC8" w:rsidRDefault="00EC5AC8" w:rsidP="0052290B">
      <w:pPr>
        <w:spacing w:line="240" w:lineRule="auto"/>
        <w:rPr>
          <w:rFonts w:ascii="SutonnyMJ" w:hAnsi="SutonnyMJ" w:cs="SutonnyMJ"/>
          <w:b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5B62CC" w:rsidRPr="002A067B" w:rsidRDefault="0052290B" w:rsidP="0052290B">
      <w:pPr>
        <w:spacing w:line="240" w:lineRule="auto"/>
        <w:rPr>
          <w:rFonts w:ascii="SutonnyMJ" w:hAnsi="SutonnyMJ" w:cs="SutonnyMJ"/>
          <w:b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2A067B">
        <w:rPr>
          <w:rFonts w:ascii="SutonnyMJ" w:hAnsi="SutonnyMJ" w:cs="SutonnyMJ"/>
          <w:b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c</w:t>
      </w:r>
      <w:r w:rsidR="005B62CC" w:rsidRPr="002A067B">
        <w:rPr>
          <w:rFonts w:ascii="SutonnyMJ" w:hAnsi="SutonnyMJ" w:cs="SutonnyMJ"/>
          <w:b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v</w:t>
      </w:r>
      <w:proofErr w:type="gramEnd"/>
      <w:r w:rsidR="005B62CC" w:rsidRPr="002A067B">
        <w:rPr>
          <w:rFonts w:ascii="SutonnyMJ" w:hAnsi="SutonnyMJ" w:cs="SutonnyMJ"/>
          <w:b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‡_ UvBc Kiv</w:t>
      </w:r>
      <w:r w:rsidR="002A067B">
        <w:rPr>
          <w:rFonts w:ascii="SutonnyMJ" w:hAnsi="SutonnyMJ" w:cs="SutonnyMJ"/>
          <w:b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:</w:t>
      </w:r>
    </w:p>
    <w:p w:rsidR="00B96091" w:rsidRDefault="0052290B" w:rsidP="000F0ADC">
      <w:pPr>
        <w:spacing w:line="240" w:lineRule="auto"/>
        <w:rPr>
          <w:rFonts w:ascii="SutonnyMJ" w:hAnsi="SutonnyMJ" w:cs="SutonnyMJ"/>
          <w:color w:val="000000" w:themeColor="text1"/>
          <w:sz w:val="32"/>
          <w:szCs w:val="32"/>
        </w:rPr>
      </w:pPr>
      <w:r w:rsidRPr="009F7E67">
        <w:rPr>
          <w:rFonts w:ascii="SutonnyMJ" w:hAnsi="SutonnyMJ" w:cs="SutonnyMJ"/>
          <w:color w:val="000000" w:themeColor="text1"/>
          <w:sz w:val="32"/>
          <w:szCs w:val="32"/>
        </w:rPr>
        <w:t>Bjv‡÷ª‡Ui  cv_ UvBc Uz‡ji mvnv‡h¨ e`va cv‡_i evB‡ii w`‡K I †fZ‡ii w`‡K Ges gy³ cv‡_i Dc‡ii w`‡K I wb‡Pi w`‡K UvB‡ci KvR Kiv hvq|</w:t>
      </w:r>
      <w:r w:rsidR="00D7786F" w:rsidRPr="009F7E67">
        <w:rPr>
          <w:rFonts w:ascii="SutonnyMJ" w:hAnsi="SutonnyMJ" w:cs="SutonnyMJ"/>
          <w:color w:val="000000" w:themeColor="text1"/>
          <w:sz w:val="32"/>
          <w:szCs w:val="32"/>
        </w:rPr>
        <w:t xml:space="preserve"> g‡bvMÖvg RvZxq Kv‡Ri Rb¨ e„Ë ev eM©vKvi Ae‡R‡±i evB‡ii w`‡K ev †fZ‡ii w`K‡ UvB‡ci KvR Ki‡Z nq|</w:t>
      </w:r>
    </w:p>
    <w:p w:rsidR="000F0ADC" w:rsidRPr="000F0ADC" w:rsidRDefault="000F0ADC" w:rsidP="000F0ADC">
      <w:pPr>
        <w:spacing w:line="240" w:lineRule="auto"/>
        <w:rPr>
          <w:rFonts w:ascii="SutonnyMJ" w:hAnsi="SutonnyMJ" w:cs="SutonnyMJ"/>
          <w:color w:val="000000" w:themeColor="text1"/>
          <w:sz w:val="32"/>
          <w:szCs w:val="32"/>
        </w:rPr>
      </w:pPr>
    </w:p>
    <w:p w:rsidR="00B96091" w:rsidRDefault="003C452D" w:rsidP="000166E1">
      <w:pPr>
        <w:tabs>
          <w:tab w:val="left" w:pos="7546"/>
        </w:tabs>
        <w:spacing w:line="240" w:lineRule="auto"/>
        <w:rPr>
          <w:rFonts w:ascii="SutonnyMJ" w:hAnsi="SutonnyMJ" w:cs="SutonnyMJ"/>
          <w:b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F26CFC">
        <w:rPr>
          <w:rFonts w:ascii="SutonnyMJ" w:hAnsi="SutonnyMJ" w:cs="SutonnyMJ"/>
          <w:b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e</w:t>
      </w:r>
      <w:proofErr w:type="gramEnd"/>
      <w:r w:rsidRPr="00F26CFC">
        <w:rPr>
          <w:rFonts w:ascii="SutonnyMJ" w:hAnsi="SutonnyMJ" w:cs="SutonnyMJ"/>
          <w:b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„„ËvK</w:t>
      </w:r>
      <w:r w:rsidR="00970425">
        <w:rPr>
          <w:rFonts w:ascii="SutonnyMJ" w:hAnsi="SutonnyMJ" w:cs="SutonnyMJ"/>
          <w:b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vi Ae‡R‡±i evwn‡ii w`‡K UvBc Ki</w:t>
      </w:r>
      <w:r w:rsidR="00B96091">
        <w:rPr>
          <w:rFonts w:ascii="SutonnyMJ" w:hAnsi="SutonnyMJ" w:cs="SutonnyMJ"/>
          <w:b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: </w:t>
      </w:r>
      <w:r w:rsidR="000166E1">
        <w:rPr>
          <w:rFonts w:ascii="SutonnyMJ" w:hAnsi="SutonnyMJ" w:cs="SutonnyMJ"/>
          <w:b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  </w:t>
      </w:r>
    </w:p>
    <w:p w:rsidR="00A12D7B" w:rsidRPr="000166E1" w:rsidRDefault="00B96091" w:rsidP="00635011">
      <w:pPr>
        <w:tabs>
          <w:tab w:val="left" w:pos="7546"/>
        </w:tabs>
        <w:spacing w:line="240" w:lineRule="auto"/>
        <w:jc w:val="center"/>
        <w:rPr>
          <w:rFonts w:ascii="SutonnyMJ" w:hAnsi="SutonnyMJ" w:cs="SutonnyMJ"/>
          <w:b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SutonnyMJ" w:hAnsi="SutonnyMJ" w:cs="SutonnyMJ"/>
          <w:b/>
          <w:color w:val="00B0F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br w:type="textWrapping" w:clear="all"/>
      </w:r>
      <w:r w:rsidR="000166E1">
        <w:rPr>
          <w:noProof/>
        </w:rPr>
        <w:drawing>
          <wp:inline distT="0" distB="0" distL="0" distR="0" wp14:anchorId="119B0832" wp14:editId="039630DF">
            <wp:extent cx="2345168" cy="2076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2852" t="25941" r="45513" b="31300"/>
                    <a:stretch/>
                  </pic:blipFill>
                  <pic:spPr bwMode="auto">
                    <a:xfrm>
                      <a:off x="0" y="0"/>
                      <a:ext cx="2345168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F9E" w:rsidRPr="00734C45" w:rsidRDefault="00A168BB" w:rsidP="001425B5">
      <w:pPr>
        <w:pStyle w:val="ListParagraph"/>
        <w:numPr>
          <w:ilvl w:val="0"/>
          <w:numId w:val="7"/>
        </w:numPr>
        <w:spacing w:line="240" w:lineRule="auto"/>
        <w:rPr>
          <w:rFonts w:ascii="SutonnyMJ" w:hAnsi="SutonnyMJ" w:cs="SutonnyMJ"/>
          <w:color w:val="002060"/>
          <w:sz w:val="32"/>
          <w:szCs w:val="32"/>
        </w:rPr>
      </w:pPr>
      <w:r w:rsidRPr="00734C45">
        <w:rPr>
          <w:rFonts w:ascii="SutonnyMJ" w:hAnsi="SutonnyMJ" w:cs="SutonnyMJ"/>
          <w:color w:val="002060"/>
          <w:sz w:val="32"/>
          <w:szCs w:val="32"/>
        </w:rPr>
        <w:t xml:space="preserve">K. e„ËvKvi Ae‡R± ‰Zix Ki‡Z n‡e Ges e„ËwU iO Øviv c~iY Kiv _vK‡j Kvjvi c¨v‡j‡Ui </w:t>
      </w:r>
      <w:r w:rsidRPr="00734C45">
        <w:rPr>
          <w:rFonts w:asciiTheme="majorBidi" w:hAnsiTheme="majorBidi" w:cstheme="majorBidi"/>
          <w:color w:val="002060"/>
          <w:sz w:val="32"/>
          <w:szCs w:val="32"/>
        </w:rPr>
        <w:t xml:space="preserve">none </w:t>
      </w:r>
      <w:r w:rsidRPr="00734C45">
        <w:rPr>
          <w:rFonts w:ascii="SutonnyMJ" w:hAnsi="SutonnyMJ" w:cs="SutonnyMJ"/>
          <w:color w:val="002060"/>
          <w:sz w:val="32"/>
          <w:szCs w:val="32"/>
        </w:rPr>
        <w:t xml:space="preserve"> AvBKb ev Uzj e‡·i </w:t>
      </w:r>
      <w:r w:rsidRPr="00734C45">
        <w:rPr>
          <w:rFonts w:asciiTheme="majorBidi" w:hAnsiTheme="majorBidi" w:cstheme="majorBidi"/>
          <w:color w:val="002060"/>
          <w:sz w:val="32"/>
          <w:szCs w:val="32"/>
        </w:rPr>
        <w:t xml:space="preserve">none </w:t>
      </w:r>
      <w:r w:rsidR="00734C45">
        <w:rPr>
          <w:rFonts w:ascii="SutonnyMJ" w:hAnsi="SutonnyMJ" w:cs="SutonnyMJ"/>
          <w:color w:val="002060"/>
          <w:sz w:val="32"/>
          <w:szCs w:val="32"/>
        </w:rPr>
        <w:t>AvBKb wK¬K K‡i</w:t>
      </w:r>
      <w:r w:rsidRPr="00734C45">
        <w:rPr>
          <w:rFonts w:ascii="SutonnyMJ" w:hAnsi="SutonnyMJ" w:cs="SutonnyMJ"/>
          <w:color w:val="002060"/>
          <w:sz w:val="32"/>
          <w:szCs w:val="32"/>
        </w:rPr>
        <w:t xml:space="preserve"> e„ËwUi iO ev` w`‡Z n‡e|</w:t>
      </w:r>
    </w:p>
    <w:p w:rsidR="001425B5" w:rsidRPr="00734C45" w:rsidRDefault="001425B5" w:rsidP="001425B5">
      <w:pPr>
        <w:pStyle w:val="ListParagraph"/>
        <w:spacing w:line="240" w:lineRule="auto"/>
        <w:rPr>
          <w:rFonts w:ascii="SutonnyMJ" w:hAnsi="SutonnyMJ" w:cs="SutonnyMJ"/>
          <w:color w:val="002060"/>
          <w:sz w:val="32"/>
          <w:szCs w:val="32"/>
        </w:rPr>
      </w:pPr>
    </w:p>
    <w:p w:rsidR="001A547E" w:rsidRPr="00734C45" w:rsidRDefault="00A168BB" w:rsidP="001425B5">
      <w:pPr>
        <w:pStyle w:val="ListParagraph"/>
        <w:numPr>
          <w:ilvl w:val="0"/>
          <w:numId w:val="7"/>
        </w:numPr>
        <w:spacing w:line="240" w:lineRule="auto"/>
        <w:rPr>
          <w:rFonts w:ascii="SutonnyMJ" w:hAnsi="SutonnyMJ" w:cs="SutonnyMJ"/>
          <w:color w:val="002060"/>
          <w:sz w:val="32"/>
          <w:szCs w:val="32"/>
        </w:rPr>
      </w:pPr>
      <w:r w:rsidRPr="00734C45">
        <w:rPr>
          <w:rFonts w:ascii="SutonnyMJ" w:hAnsi="SutonnyMJ" w:cs="SutonnyMJ"/>
          <w:color w:val="002060"/>
          <w:sz w:val="32"/>
          <w:szCs w:val="32"/>
        </w:rPr>
        <w:t>L. e„ËwU wm‡j‡±W _vKv Ae¯’vq Uzj e· †_‡K UvBc Ab-G UvBc Uzj (</w:t>
      </w:r>
      <w:r w:rsidRPr="00734C45">
        <w:rPr>
          <w:rFonts w:asciiTheme="majorBidi" w:hAnsiTheme="majorBidi" w:cstheme="majorBidi"/>
          <w:color w:val="002060"/>
          <w:sz w:val="32"/>
          <w:szCs w:val="32"/>
        </w:rPr>
        <w:t>Type on a path tool)</w:t>
      </w:r>
      <w:r w:rsidR="001A547E" w:rsidRPr="00734C45">
        <w:rPr>
          <w:rFonts w:ascii="SutonnyMJ" w:hAnsi="SutonnyMJ" w:cs="SutonnyMJ"/>
          <w:color w:val="002060"/>
          <w:sz w:val="32"/>
          <w:szCs w:val="32"/>
        </w:rPr>
        <w:t xml:space="preserve"> wm‡j± Ki‡Z n‡e Ges UvBc Ab-G UvBci Uzj(</w:t>
      </w:r>
      <w:r w:rsidR="001A547E" w:rsidRPr="00734C45">
        <w:rPr>
          <w:rFonts w:asciiTheme="majorBidi" w:hAnsiTheme="majorBidi" w:cstheme="majorBidi"/>
          <w:color w:val="002060"/>
          <w:sz w:val="32"/>
          <w:szCs w:val="32"/>
        </w:rPr>
        <w:t xml:space="preserve">Type on a path tool) </w:t>
      </w:r>
      <w:r w:rsidR="001A547E" w:rsidRPr="00734C45">
        <w:rPr>
          <w:rFonts w:ascii="SutonnyMJ" w:hAnsi="SutonnyMJ" w:cs="SutonnyMJ"/>
          <w:color w:val="002060"/>
          <w:sz w:val="32"/>
          <w:szCs w:val="32"/>
        </w:rPr>
        <w:t xml:space="preserve">w`‡q </w:t>
      </w:r>
      <w:r w:rsidR="001A547E" w:rsidRPr="00734C45">
        <w:rPr>
          <w:rFonts w:ascii="SutonnyMJ" w:hAnsi="SutonnyMJ" w:cs="SutonnyMJ"/>
          <w:color w:val="002060"/>
          <w:sz w:val="32"/>
          <w:szCs w:val="32"/>
        </w:rPr>
        <w:lastRenderedPageBreak/>
        <w:t>e„ËwUi A¨vsKi c‡q‡›Ui Dci wK¬K Ki‡j e„ZAvZwUi cv‡_i evwn‡i Bbmvm©b c‡q›Uvi e‡m hv‡e|</w:t>
      </w:r>
      <w:r w:rsidR="001425B5" w:rsidRPr="00734C45">
        <w:rPr>
          <w:rFonts w:ascii="SutonnyMJ" w:hAnsi="SutonnyMJ" w:cs="SutonnyMJ"/>
          <w:color w:val="002060"/>
          <w:sz w:val="32"/>
          <w:szCs w:val="32"/>
        </w:rPr>
        <w:t xml:space="preserve"> </w:t>
      </w:r>
      <w:r w:rsidR="001A547E" w:rsidRPr="00734C45">
        <w:rPr>
          <w:rFonts w:ascii="SutonnyMJ" w:hAnsi="SutonnyMJ" w:cs="SutonnyMJ"/>
          <w:color w:val="002060"/>
          <w:sz w:val="32"/>
          <w:szCs w:val="32"/>
        </w:rPr>
        <w:t>wKøK Kivi mgq e„ËwU wm‡j‡±W _vK‡Z n‡e| †Kv‡bv Kvi‡Y wm‡j‡±W bv _vK‡j wm‡j± K‡i 1 I 2 bg¦i  av‡ci KvR m¤úbœ Ki‡Z n‡e|</w:t>
      </w:r>
    </w:p>
    <w:p w:rsidR="001425B5" w:rsidRPr="00734C45" w:rsidRDefault="001425B5" w:rsidP="001425B5">
      <w:pPr>
        <w:pStyle w:val="ListParagraph"/>
        <w:rPr>
          <w:rFonts w:ascii="SutonnyMJ" w:hAnsi="SutonnyMJ" w:cs="SutonnyMJ"/>
          <w:color w:val="002060"/>
          <w:sz w:val="32"/>
          <w:szCs w:val="32"/>
        </w:rPr>
      </w:pPr>
    </w:p>
    <w:p w:rsidR="001425B5" w:rsidRPr="00734C45" w:rsidRDefault="001425B5" w:rsidP="001425B5">
      <w:pPr>
        <w:pStyle w:val="ListParagraph"/>
        <w:spacing w:line="240" w:lineRule="auto"/>
        <w:rPr>
          <w:rFonts w:ascii="SutonnyMJ" w:hAnsi="SutonnyMJ" w:cs="SutonnyMJ"/>
          <w:color w:val="002060"/>
          <w:sz w:val="32"/>
          <w:szCs w:val="32"/>
        </w:rPr>
      </w:pPr>
    </w:p>
    <w:p w:rsidR="001A547E" w:rsidRPr="00734C45" w:rsidRDefault="001A547E" w:rsidP="001425B5">
      <w:pPr>
        <w:pStyle w:val="ListParagraph"/>
        <w:numPr>
          <w:ilvl w:val="0"/>
          <w:numId w:val="7"/>
        </w:numPr>
        <w:spacing w:line="240" w:lineRule="auto"/>
        <w:rPr>
          <w:rFonts w:ascii="SutonnyMJ" w:hAnsi="SutonnyMJ" w:cs="SutonnyMJ"/>
          <w:color w:val="002060"/>
          <w:sz w:val="32"/>
          <w:szCs w:val="32"/>
        </w:rPr>
      </w:pPr>
      <w:r w:rsidRPr="00734C45">
        <w:rPr>
          <w:rFonts w:ascii="SutonnyMJ" w:hAnsi="SutonnyMJ" w:cs="SutonnyMJ"/>
          <w:color w:val="002060"/>
          <w:sz w:val="32"/>
          <w:szCs w:val="32"/>
        </w:rPr>
        <w:t>M. UvB‡ci KvR ïiæ Ki‡j mvf</w:t>
      </w:r>
      <w:r w:rsidR="00E23E41" w:rsidRPr="00734C45">
        <w:rPr>
          <w:rFonts w:ascii="SutonnyMJ" w:hAnsi="SutonnyMJ" w:cs="SutonnyMJ"/>
          <w:color w:val="002060"/>
          <w:sz w:val="32"/>
          <w:szCs w:val="32"/>
        </w:rPr>
        <w:t>vweK wbq‡g evg w`K †_‡K Wvb w`‡K UvBc Kiv †jLv e„‡Ëi cv_ a‡I AMÖmi n‡q hv‡e| GKB wbq‡g, cÖ‡qvRb n‡j AvhZKvi Ae‡R‡±i evwn‡ii w`‡K †jLv web¨¯Í Ki‡Z n‡e|</w:t>
      </w:r>
    </w:p>
    <w:p w:rsidR="00E23E41" w:rsidRPr="00734C45" w:rsidRDefault="00E23E41" w:rsidP="001425B5">
      <w:pPr>
        <w:pStyle w:val="ListParagraph"/>
        <w:numPr>
          <w:ilvl w:val="0"/>
          <w:numId w:val="7"/>
        </w:numPr>
        <w:spacing w:line="240" w:lineRule="auto"/>
        <w:rPr>
          <w:rFonts w:ascii="SutonnyMJ" w:hAnsi="SutonnyMJ" w:cs="SutonnyMJ"/>
          <w:color w:val="002060"/>
          <w:sz w:val="32"/>
          <w:szCs w:val="32"/>
        </w:rPr>
      </w:pPr>
      <w:r w:rsidRPr="00734C45">
        <w:rPr>
          <w:rFonts w:ascii="SutonnyMJ" w:hAnsi="SutonnyMJ" w:cs="SutonnyMJ"/>
          <w:color w:val="002060"/>
          <w:sz w:val="32"/>
          <w:szCs w:val="32"/>
        </w:rPr>
        <w:t>N. WvB‡i± wm‡jKkb Uzj() w`‡q  †jLvq wK¬K Ki‡j  e„ËvKvi cv_ I †jLvi g‡a¨ AvB-weg wm‡j± n‡e|</w:t>
      </w:r>
    </w:p>
    <w:p w:rsidR="00635011" w:rsidRDefault="00E23E41" w:rsidP="00635011">
      <w:pPr>
        <w:pStyle w:val="ListParagraph"/>
        <w:numPr>
          <w:ilvl w:val="0"/>
          <w:numId w:val="7"/>
        </w:numPr>
        <w:spacing w:line="240" w:lineRule="auto"/>
        <w:rPr>
          <w:rFonts w:ascii="SutonnyMJ" w:hAnsi="SutonnyMJ" w:cs="SutonnyMJ"/>
          <w:color w:val="002060"/>
          <w:sz w:val="32"/>
          <w:szCs w:val="32"/>
        </w:rPr>
      </w:pPr>
      <w:r w:rsidRPr="00734C45">
        <w:rPr>
          <w:rFonts w:ascii="SutonnyMJ" w:hAnsi="SutonnyMJ" w:cs="SutonnyMJ"/>
          <w:color w:val="002060"/>
          <w:sz w:val="32"/>
          <w:szCs w:val="32"/>
        </w:rPr>
        <w:t>O. AvB-we‡gi Dc‡ii</w:t>
      </w:r>
      <w:r w:rsidR="00734C45">
        <w:rPr>
          <w:rFonts w:ascii="SutonnyMJ" w:hAnsi="SutonnyMJ" w:cs="SutonnyMJ"/>
          <w:color w:val="002060"/>
          <w:sz w:val="32"/>
          <w:szCs w:val="32"/>
        </w:rPr>
        <w:t xml:space="preserve"> ev wb‡Pi cÖv‡šÍ wK¬K I W¨vM K‡i</w:t>
      </w:r>
      <w:r w:rsidRPr="00734C45">
        <w:rPr>
          <w:rFonts w:ascii="SutonnyMJ" w:hAnsi="SutonnyMJ" w:cs="SutonnyMJ"/>
          <w:color w:val="002060"/>
          <w:sz w:val="32"/>
          <w:szCs w:val="32"/>
        </w:rPr>
        <w:t xml:space="preserve"> †jLv‡K PµvKv‡</w:t>
      </w:r>
      <w:r w:rsidR="00734C45">
        <w:rPr>
          <w:rFonts w:ascii="SutonnyMJ" w:hAnsi="SutonnyMJ" w:cs="SutonnyMJ"/>
          <w:color w:val="002060"/>
          <w:sz w:val="32"/>
          <w:szCs w:val="32"/>
        </w:rPr>
        <w:t>i</w:t>
      </w:r>
      <w:r w:rsidRPr="00734C45">
        <w:rPr>
          <w:rFonts w:ascii="SutonnyMJ" w:hAnsi="SutonnyMJ" w:cs="SutonnyMJ"/>
          <w:color w:val="002060"/>
          <w:sz w:val="32"/>
          <w:szCs w:val="32"/>
        </w:rPr>
        <w:t xml:space="preserve"> †U‡b †h †Kv‡bv Ae¯’v‡b †U‡b mwi‡q ¯’vcb Kiv hv‡e|</w:t>
      </w:r>
      <w:r w:rsidR="001425B5" w:rsidRPr="00734C45">
        <w:rPr>
          <w:rFonts w:ascii="SutonnyMJ" w:hAnsi="SutonnyMJ" w:cs="SutonnyMJ"/>
          <w:color w:val="002060"/>
          <w:sz w:val="32"/>
          <w:szCs w:val="32"/>
        </w:rPr>
        <w:t>gy</w:t>
      </w:r>
      <w:r w:rsidRPr="00734C45">
        <w:rPr>
          <w:rFonts w:ascii="SutonnyMJ" w:hAnsi="SutonnyMJ" w:cs="SutonnyMJ"/>
          <w:color w:val="002060"/>
          <w:sz w:val="32"/>
          <w:szCs w:val="32"/>
        </w:rPr>
        <w:t xml:space="preserve">³ cv‡_ †jLv web¨¯Í Kiv </w:t>
      </w:r>
    </w:p>
    <w:p w:rsidR="00F10F6C" w:rsidRPr="00635011" w:rsidRDefault="00F10F6C" w:rsidP="00635011">
      <w:pPr>
        <w:pStyle w:val="ListParagraph"/>
        <w:numPr>
          <w:ilvl w:val="0"/>
          <w:numId w:val="7"/>
        </w:numPr>
        <w:spacing w:line="240" w:lineRule="auto"/>
        <w:rPr>
          <w:rFonts w:ascii="SutonnyMJ" w:hAnsi="SutonnyMJ" w:cs="SutonnyMJ"/>
          <w:color w:val="002060"/>
          <w:sz w:val="32"/>
          <w:szCs w:val="32"/>
        </w:rPr>
      </w:pPr>
      <w:r w:rsidRPr="00635011">
        <w:rPr>
          <w:rFonts w:ascii="SutonnyMJ" w:hAnsi="SutonnyMJ" w:cs="SutonnyMJ"/>
          <w:b/>
          <w:bCs/>
          <w:color w:val="00206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gy³ c‡_ †jLv web¨v¯Í Kiv:</w:t>
      </w:r>
    </w:p>
    <w:p w:rsidR="000F09B9" w:rsidRDefault="000F09B9" w:rsidP="00F10F6C">
      <w:pPr>
        <w:spacing w:line="240" w:lineRule="auto"/>
        <w:rPr>
          <w:rFonts w:ascii="SutonnyMJ" w:hAnsi="SutonnyMJ" w:cs="SutonnyMJ"/>
          <w:b/>
          <w:bCs/>
          <w:color w:val="00206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SutonnyMJ" w:hAnsi="SutonnyMJ" w:cs="SutonnyMJ"/>
          <w:b/>
          <w:bCs/>
          <w:color w:val="00206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                                                   </w:t>
      </w:r>
    </w:p>
    <w:p w:rsidR="00202469" w:rsidRPr="000F09B9" w:rsidRDefault="00202469" w:rsidP="00202469">
      <w:pPr>
        <w:spacing w:line="240" w:lineRule="auto"/>
        <w:jc w:val="right"/>
        <w:rPr>
          <w:rFonts w:ascii="SutonnyMJ" w:hAnsi="SutonnyMJ" w:cs="SutonnyMJ"/>
          <w:b/>
          <w:bCs/>
          <w:color w:val="00206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45CE24EA" wp14:editId="7557CA23">
            <wp:extent cx="4638675" cy="1905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2212" t="36773" r="33333" b="20752"/>
                    <a:stretch/>
                  </pic:blipFill>
                  <pic:spPr bwMode="auto">
                    <a:xfrm>
                      <a:off x="0" y="0"/>
                      <a:ext cx="463867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3E41" w:rsidRDefault="00E23E41" w:rsidP="00C75D92">
      <w:pPr>
        <w:pStyle w:val="ListParagraph"/>
        <w:numPr>
          <w:ilvl w:val="0"/>
          <w:numId w:val="7"/>
        </w:numPr>
        <w:spacing w:line="240" w:lineRule="auto"/>
        <w:rPr>
          <w:rFonts w:ascii="SutonnyMJ" w:hAnsi="SutonnyMJ" w:cs="SutonnyMJ"/>
          <w:color w:val="002060"/>
          <w:sz w:val="32"/>
          <w:szCs w:val="32"/>
        </w:rPr>
      </w:pPr>
      <w:r w:rsidRPr="00F818E3">
        <w:rPr>
          <w:rFonts w:ascii="SutonnyMJ" w:hAnsi="SutonnyMJ" w:cs="SutonnyMJ"/>
          <w:color w:val="002060"/>
          <w:sz w:val="32"/>
          <w:szCs w:val="32"/>
        </w:rPr>
        <w:t>K. †cwÝj Uzj A_ev †cb Uz‡ji mvnv‡h</w:t>
      </w:r>
      <w:r w:rsidR="00CC4FD4" w:rsidRPr="00F818E3">
        <w:rPr>
          <w:rFonts w:ascii="SutonnyMJ" w:hAnsi="SutonnyMJ" w:cs="SutonnyMJ"/>
          <w:color w:val="002060"/>
          <w:sz w:val="32"/>
          <w:szCs w:val="32"/>
        </w:rPr>
        <w:t>¨ gy³ cv_ ev †iLv ˆZix Ki‡Z n‡e|</w:t>
      </w:r>
    </w:p>
    <w:p w:rsidR="00635011" w:rsidRPr="00F818E3" w:rsidRDefault="00635011" w:rsidP="00635011">
      <w:pPr>
        <w:pStyle w:val="ListParagraph"/>
        <w:spacing w:line="240" w:lineRule="auto"/>
        <w:rPr>
          <w:rFonts w:ascii="SutonnyMJ" w:hAnsi="SutonnyMJ" w:cs="SutonnyMJ"/>
          <w:color w:val="002060"/>
          <w:sz w:val="32"/>
          <w:szCs w:val="32"/>
        </w:rPr>
      </w:pPr>
    </w:p>
    <w:p w:rsidR="00CC4FD4" w:rsidRDefault="00CC4FD4" w:rsidP="00C75D92">
      <w:pPr>
        <w:pStyle w:val="ListParagraph"/>
        <w:numPr>
          <w:ilvl w:val="0"/>
          <w:numId w:val="7"/>
        </w:numPr>
        <w:spacing w:line="240" w:lineRule="auto"/>
        <w:rPr>
          <w:rFonts w:ascii="SutonnyMJ" w:hAnsi="SutonnyMJ" w:cs="SutonnyMJ"/>
          <w:color w:val="002060"/>
          <w:sz w:val="32"/>
          <w:szCs w:val="32"/>
        </w:rPr>
      </w:pPr>
      <w:r w:rsidRPr="00F818E3">
        <w:rPr>
          <w:rFonts w:ascii="SutonnyMJ" w:hAnsi="SutonnyMJ" w:cs="SutonnyMJ"/>
          <w:color w:val="002060"/>
          <w:sz w:val="32"/>
          <w:szCs w:val="32"/>
        </w:rPr>
        <w:t>L. wm‡j‡±W cv‡_i Dci cv_ Uzj w`‡q wK¬K Ki‡j cv‡_i Dci Bbmvm©b c‡q›Uvi e‡m hv‡e|</w:t>
      </w:r>
    </w:p>
    <w:p w:rsidR="00635011" w:rsidRPr="00635011" w:rsidRDefault="00635011" w:rsidP="00635011">
      <w:pPr>
        <w:pStyle w:val="ListParagraph"/>
        <w:rPr>
          <w:rFonts w:ascii="SutonnyMJ" w:hAnsi="SutonnyMJ" w:cs="SutonnyMJ"/>
          <w:color w:val="002060"/>
          <w:sz w:val="32"/>
          <w:szCs w:val="32"/>
        </w:rPr>
      </w:pPr>
    </w:p>
    <w:p w:rsidR="00635011" w:rsidRPr="00F818E3" w:rsidRDefault="00635011" w:rsidP="00635011">
      <w:pPr>
        <w:pStyle w:val="ListParagraph"/>
        <w:spacing w:line="240" w:lineRule="auto"/>
        <w:rPr>
          <w:rFonts w:ascii="SutonnyMJ" w:hAnsi="SutonnyMJ" w:cs="SutonnyMJ"/>
          <w:color w:val="002060"/>
          <w:sz w:val="32"/>
          <w:szCs w:val="32"/>
        </w:rPr>
      </w:pPr>
    </w:p>
    <w:p w:rsidR="00CC4FD4" w:rsidRDefault="00CC4FD4" w:rsidP="00C75D92">
      <w:pPr>
        <w:pStyle w:val="ListParagraph"/>
        <w:numPr>
          <w:ilvl w:val="0"/>
          <w:numId w:val="7"/>
        </w:numPr>
        <w:spacing w:line="240" w:lineRule="auto"/>
        <w:rPr>
          <w:rFonts w:ascii="SutonnyMJ" w:hAnsi="SutonnyMJ" w:cs="SutonnyMJ"/>
          <w:color w:val="002060"/>
          <w:sz w:val="32"/>
          <w:szCs w:val="32"/>
        </w:rPr>
      </w:pPr>
      <w:r w:rsidRPr="00F818E3">
        <w:rPr>
          <w:rFonts w:ascii="SutonnyMJ" w:hAnsi="SutonnyMJ" w:cs="SutonnyMJ"/>
          <w:color w:val="002060"/>
          <w:sz w:val="32"/>
          <w:szCs w:val="32"/>
        </w:rPr>
        <w:t>M. mvfvweK wbq‡g UvBc Ki‡Z n‡e|</w:t>
      </w:r>
    </w:p>
    <w:p w:rsidR="00635011" w:rsidRPr="00F818E3" w:rsidRDefault="00635011" w:rsidP="00635011">
      <w:pPr>
        <w:pStyle w:val="ListParagraph"/>
        <w:spacing w:line="240" w:lineRule="auto"/>
        <w:rPr>
          <w:rFonts w:ascii="SutonnyMJ" w:hAnsi="SutonnyMJ" w:cs="SutonnyMJ"/>
          <w:color w:val="002060"/>
          <w:sz w:val="32"/>
          <w:szCs w:val="32"/>
        </w:rPr>
      </w:pPr>
    </w:p>
    <w:p w:rsidR="00CC4FD4" w:rsidRDefault="00CC4FD4" w:rsidP="00C75D92">
      <w:pPr>
        <w:pStyle w:val="ListParagraph"/>
        <w:numPr>
          <w:ilvl w:val="0"/>
          <w:numId w:val="9"/>
        </w:numPr>
        <w:spacing w:line="240" w:lineRule="auto"/>
        <w:rPr>
          <w:rFonts w:ascii="SutonnyMJ" w:hAnsi="SutonnyMJ" w:cs="SutonnyMJ"/>
          <w:color w:val="002060"/>
          <w:sz w:val="32"/>
          <w:szCs w:val="32"/>
        </w:rPr>
      </w:pPr>
      <w:r w:rsidRPr="00F818E3">
        <w:rPr>
          <w:rFonts w:ascii="SutonnyMJ" w:hAnsi="SutonnyMJ" w:cs="SutonnyMJ"/>
          <w:color w:val="002060"/>
          <w:sz w:val="32"/>
          <w:szCs w:val="32"/>
        </w:rPr>
        <w:t>WvB‡i± wm‡jKkb Uzj w`‡q †jLvq wKøK Ki‡j cv_ I †jLv wm‡j‡±W n‡e Ges wm‡j‡±W Ae¯’vq AvB-we‡g wK¬K</w:t>
      </w:r>
      <w:r w:rsidR="00861BCD">
        <w:rPr>
          <w:rFonts w:ascii="SutonnyMJ" w:hAnsi="SutonnyMJ" w:cs="SutonnyMJ"/>
          <w:color w:val="002060"/>
          <w:sz w:val="32"/>
          <w:szCs w:val="32"/>
        </w:rPr>
        <w:t xml:space="preserve"> </w:t>
      </w:r>
      <w:r w:rsidRPr="00F818E3">
        <w:rPr>
          <w:rFonts w:ascii="SutonnyMJ" w:hAnsi="SutonnyMJ" w:cs="SutonnyMJ"/>
          <w:color w:val="002060"/>
          <w:sz w:val="32"/>
          <w:szCs w:val="32"/>
        </w:rPr>
        <w:t>I Wª¨vM K‡i †jLv †h‡Kv‡bv w`‡K mwi‡q ¯’vcb Kiv hv‡e|</w:t>
      </w:r>
    </w:p>
    <w:p w:rsidR="00635011" w:rsidRPr="00F818E3" w:rsidRDefault="00635011" w:rsidP="00635011">
      <w:pPr>
        <w:pStyle w:val="ListParagraph"/>
        <w:spacing w:line="240" w:lineRule="auto"/>
        <w:ind w:left="2160"/>
        <w:rPr>
          <w:rFonts w:ascii="SutonnyMJ" w:hAnsi="SutonnyMJ" w:cs="SutonnyMJ"/>
          <w:color w:val="002060"/>
          <w:sz w:val="32"/>
          <w:szCs w:val="32"/>
        </w:rPr>
      </w:pPr>
    </w:p>
    <w:p w:rsidR="00CC4FD4" w:rsidRDefault="00CC4FD4" w:rsidP="00C75D92">
      <w:pPr>
        <w:pStyle w:val="ListParagraph"/>
        <w:numPr>
          <w:ilvl w:val="0"/>
          <w:numId w:val="9"/>
        </w:numPr>
        <w:spacing w:line="240" w:lineRule="auto"/>
        <w:rPr>
          <w:rFonts w:ascii="SutonnyMJ" w:hAnsi="SutonnyMJ" w:cs="SutonnyMJ"/>
          <w:color w:val="002060"/>
          <w:sz w:val="32"/>
          <w:szCs w:val="32"/>
        </w:rPr>
      </w:pPr>
      <w:r w:rsidRPr="00F818E3">
        <w:rPr>
          <w:rFonts w:ascii="SutonnyMJ" w:hAnsi="SutonnyMJ" w:cs="SutonnyMJ"/>
          <w:color w:val="002060"/>
          <w:sz w:val="32"/>
          <w:szCs w:val="32"/>
        </w:rPr>
        <w:t>WvB‡i± wm‡jKkb Uzj w`‡q cv‡_i Dci wK¬K Ki‡j cv_ wm‡j‡</w:t>
      </w:r>
      <w:r w:rsidR="003A4410" w:rsidRPr="00F818E3">
        <w:rPr>
          <w:rFonts w:ascii="SutonnyMJ" w:hAnsi="SutonnyMJ" w:cs="SutonnyMJ"/>
          <w:color w:val="002060"/>
          <w:sz w:val="32"/>
          <w:szCs w:val="32"/>
        </w:rPr>
        <w:t>±W n‡e Ges cv‡_i A¨vsKi c‡q›U¸‡jv `„k¨gvb n‡e| G Ae¯’vq cv_ m¤úv`bvi wbq‡g cv_ AuvKveuvKv Ges †QvU- eo Kiv hv‡e| c_ AuvKveuvKv Ki‡j †jLvI c‡_i Dci AuvKveuvKv c‡_ cÖevwnZ n‡e|</w:t>
      </w:r>
    </w:p>
    <w:p w:rsidR="00635011" w:rsidRPr="00635011" w:rsidRDefault="00635011" w:rsidP="00635011">
      <w:pPr>
        <w:pStyle w:val="ListParagraph"/>
        <w:rPr>
          <w:rFonts w:ascii="SutonnyMJ" w:hAnsi="SutonnyMJ" w:cs="SutonnyMJ"/>
          <w:color w:val="002060"/>
          <w:sz w:val="32"/>
          <w:szCs w:val="32"/>
        </w:rPr>
      </w:pPr>
    </w:p>
    <w:p w:rsidR="00635011" w:rsidRPr="00F818E3" w:rsidRDefault="00635011" w:rsidP="00635011">
      <w:pPr>
        <w:pStyle w:val="ListParagraph"/>
        <w:spacing w:line="240" w:lineRule="auto"/>
        <w:ind w:left="2160"/>
        <w:rPr>
          <w:rFonts w:ascii="SutonnyMJ" w:hAnsi="SutonnyMJ" w:cs="SutonnyMJ"/>
          <w:color w:val="002060"/>
          <w:sz w:val="32"/>
          <w:szCs w:val="32"/>
        </w:rPr>
      </w:pPr>
    </w:p>
    <w:p w:rsidR="003A4410" w:rsidRPr="00F818E3" w:rsidRDefault="003A4410" w:rsidP="00C75D92">
      <w:pPr>
        <w:pStyle w:val="ListParagraph"/>
        <w:numPr>
          <w:ilvl w:val="0"/>
          <w:numId w:val="9"/>
        </w:numPr>
        <w:spacing w:line="240" w:lineRule="auto"/>
        <w:rPr>
          <w:rFonts w:ascii="SutonnyMJ" w:hAnsi="SutonnyMJ" w:cs="SutonnyMJ"/>
          <w:color w:val="002060"/>
          <w:sz w:val="32"/>
          <w:szCs w:val="32"/>
        </w:rPr>
      </w:pPr>
      <w:r w:rsidRPr="00F818E3">
        <w:rPr>
          <w:rFonts w:ascii="SutonnyMJ" w:hAnsi="SutonnyMJ" w:cs="SutonnyMJ"/>
          <w:color w:val="002060"/>
          <w:sz w:val="32"/>
          <w:szCs w:val="32"/>
        </w:rPr>
        <w:t>†jLvi cv_ †QvU n‡j evowZ †jLv †`Lv hv‡e bv| cv_ eo K‡I w`‡j Aewkó c_ †`Lv hv‡e|Aÿ‡ii AvDU jvBb ˆZix Kiv</w:t>
      </w:r>
      <w:r w:rsidR="00C75D92" w:rsidRPr="00F818E3">
        <w:rPr>
          <w:rFonts w:ascii="SutonnyMJ" w:hAnsi="SutonnyMJ" w:cs="SutonnyMJ"/>
          <w:color w:val="002060"/>
          <w:sz w:val="32"/>
          <w:szCs w:val="32"/>
        </w:rPr>
        <w:t xml:space="preserve"> </w:t>
      </w:r>
      <w:r w:rsidRPr="00F818E3">
        <w:rPr>
          <w:rFonts w:ascii="SutonnyMJ" w:hAnsi="SutonnyMJ" w:cs="SutonnyMJ"/>
          <w:color w:val="002060"/>
          <w:sz w:val="32"/>
          <w:szCs w:val="32"/>
        </w:rPr>
        <w:t xml:space="preserve">Aÿ‡ii AvDU jvBb ˆZix Kiv n‡j Aÿ‡ii cÖvbÍ¸‡jv cv‡_ cwiYZ nq | AvDUjvB‡b cwiYZ Aÿ‡ii cv‡_ Ges A¨vsKi </w:t>
      </w:r>
      <w:r w:rsidR="00AD3932" w:rsidRPr="00F818E3">
        <w:rPr>
          <w:rFonts w:ascii="SutonnyMJ" w:hAnsi="SutonnyMJ" w:cs="SutonnyMJ"/>
          <w:color w:val="002060"/>
          <w:sz w:val="32"/>
          <w:szCs w:val="32"/>
        </w:rPr>
        <w:t>c‡q›U wK¬K Ges Wª¨vM K‡i Aÿ‡ii AvKvi AvK…wZ cwieZ©b Kiv hvq|</w:t>
      </w:r>
    </w:p>
    <w:p w:rsidR="000166E1" w:rsidRDefault="000166E1" w:rsidP="003A4410">
      <w:pPr>
        <w:spacing w:line="240" w:lineRule="auto"/>
        <w:rPr>
          <w:rFonts w:ascii="SutonnyMJ" w:hAnsi="SutonnyMJ" w:cs="SutonnyMJ"/>
          <w:b/>
          <w:color w:val="00206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861BCD" w:rsidRDefault="00861BCD" w:rsidP="000166E1">
      <w:pPr>
        <w:spacing w:line="240" w:lineRule="auto"/>
        <w:rPr>
          <w:rFonts w:ascii="SutonnyMJ" w:hAnsi="SutonnyMJ" w:cs="SutonnyMJ"/>
          <w:b/>
          <w:color w:val="00206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0166E1" w:rsidRDefault="00C75D92" w:rsidP="000166E1">
      <w:pPr>
        <w:spacing w:line="240" w:lineRule="auto"/>
        <w:rPr>
          <w:rFonts w:ascii="SutonnyMJ" w:hAnsi="SutonnyMJ" w:cs="SutonnyMJ"/>
          <w:b/>
          <w:color w:val="00206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SutonnyMJ" w:hAnsi="SutonnyMJ" w:cs="SutonnyMJ"/>
          <w:b/>
          <w:color w:val="00206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Aÿ‡ii AvDUjvBb ˆZixi Rb¨:</w:t>
      </w:r>
    </w:p>
    <w:p w:rsidR="00EB6CD4" w:rsidRDefault="00EB6CD4" w:rsidP="000166E1">
      <w:pPr>
        <w:spacing w:line="240" w:lineRule="auto"/>
        <w:rPr>
          <w:rFonts w:ascii="SutonnyMJ" w:hAnsi="SutonnyMJ" w:cs="SutonnyMJ"/>
          <w:b/>
          <w:color w:val="00206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EB6CD4" w:rsidRDefault="00EB6CD4" w:rsidP="000166E1">
      <w:pPr>
        <w:spacing w:line="240" w:lineRule="auto"/>
        <w:rPr>
          <w:rFonts w:ascii="SutonnyMJ" w:hAnsi="SutonnyMJ" w:cs="SutonnyMJ"/>
          <w:b/>
          <w:color w:val="00206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0166E1" w:rsidRDefault="000166E1" w:rsidP="000166E1">
      <w:pPr>
        <w:spacing w:line="240" w:lineRule="auto"/>
        <w:rPr>
          <w:rFonts w:ascii="SutonnyMJ" w:hAnsi="SutonnyMJ" w:cs="SutonnyMJ"/>
          <w:b/>
          <w:color w:val="00206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2D14C90C" wp14:editId="11719EC3">
            <wp:extent cx="6105525" cy="1704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3174" t="17388" r="32692" b="46694"/>
                    <a:stretch/>
                  </pic:blipFill>
                  <pic:spPr bwMode="auto">
                    <a:xfrm>
                      <a:off x="0" y="0"/>
                      <a:ext cx="61055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6E1" w:rsidRDefault="000166E1" w:rsidP="003A4410">
      <w:pPr>
        <w:spacing w:line="240" w:lineRule="auto"/>
        <w:rPr>
          <w:rFonts w:ascii="SutonnyMJ" w:hAnsi="SutonnyMJ" w:cs="SutonnyMJ"/>
          <w:b/>
          <w:color w:val="00206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EB6CD4" w:rsidRDefault="00EB6CD4" w:rsidP="003A4410">
      <w:pPr>
        <w:spacing w:line="240" w:lineRule="auto"/>
        <w:rPr>
          <w:rFonts w:ascii="SutonnyMJ" w:hAnsi="SutonnyMJ" w:cs="SutonnyMJ"/>
          <w:b/>
          <w:color w:val="00206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EB6CD4" w:rsidRPr="00C75D92" w:rsidRDefault="00EB6CD4" w:rsidP="003A4410">
      <w:pPr>
        <w:spacing w:line="240" w:lineRule="auto"/>
        <w:rPr>
          <w:rFonts w:ascii="SutonnyMJ" w:hAnsi="SutonnyMJ" w:cs="SutonnyMJ"/>
          <w:b/>
          <w:color w:val="00206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AD3932" w:rsidRDefault="00AD3932" w:rsidP="005F5305">
      <w:pPr>
        <w:pStyle w:val="ListParagraph"/>
        <w:numPr>
          <w:ilvl w:val="0"/>
          <w:numId w:val="11"/>
        </w:numPr>
        <w:spacing w:line="240" w:lineRule="auto"/>
        <w:rPr>
          <w:rFonts w:ascii="SutonnyMJ" w:hAnsi="SutonnyMJ" w:cs="SutonnyMJ"/>
          <w:color w:val="002060"/>
          <w:sz w:val="32"/>
          <w:szCs w:val="32"/>
        </w:rPr>
      </w:pPr>
      <w:r w:rsidRPr="00F818E3">
        <w:rPr>
          <w:rFonts w:ascii="SutonnyMJ" w:hAnsi="SutonnyMJ" w:cs="SutonnyMJ"/>
          <w:color w:val="002060"/>
          <w:sz w:val="32"/>
          <w:szCs w:val="32"/>
        </w:rPr>
        <w:t>K. GK ev GKvwaK Aÿi ev kã wm‡j± Ki‡Z n‡e|</w:t>
      </w:r>
    </w:p>
    <w:p w:rsidR="00EB6CD4" w:rsidRPr="00F818E3" w:rsidRDefault="00EB6CD4" w:rsidP="00EB6CD4">
      <w:pPr>
        <w:pStyle w:val="ListParagraph"/>
        <w:spacing w:line="240" w:lineRule="auto"/>
        <w:rPr>
          <w:rFonts w:ascii="SutonnyMJ" w:hAnsi="SutonnyMJ" w:cs="SutonnyMJ"/>
          <w:color w:val="002060"/>
          <w:sz w:val="32"/>
          <w:szCs w:val="32"/>
        </w:rPr>
      </w:pPr>
    </w:p>
    <w:p w:rsidR="00AD3932" w:rsidRDefault="00AD3932" w:rsidP="005F5305">
      <w:pPr>
        <w:pStyle w:val="ListParagraph"/>
        <w:numPr>
          <w:ilvl w:val="0"/>
          <w:numId w:val="11"/>
        </w:numPr>
        <w:spacing w:line="240" w:lineRule="auto"/>
        <w:rPr>
          <w:rFonts w:ascii="SutonnyMJ" w:hAnsi="SutonnyMJ" w:cs="SutonnyMJ"/>
          <w:color w:val="002060"/>
          <w:sz w:val="32"/>
          <w:szCs w:val="32"/>
        </w:rPr>
      </w:pPr>
      <w:r w:rsidRPr="00F818E3">
        <w:rPr>
          <w:rFonts w:ascii="SutonnyMJ" w:hAnsi="SutonnyMJ" w:cs="SutonnyMJ"/>
          <w:color w:val="002060"/>
          <w:sz w:val="32"/>
          <w:szCs w:val="32"/>
        </w:rPr>
        <w:lastRenderedPageBreak/>
        <w:t>L. UvBc() †gby ‡_‡K wµ‡qU AvDUjvBb() KgvÛ w`‡j A_ev Kx‡ev‡W©I wkdU I K</w:t>
      </w:r>
      <w:r w:rsidR="000B6EB5">
        <w:rPr>
          <w:rFonts w:ascii="SutonnyMJ" w:hAnsi="SutonnyMJ" w:cs="SutonnyMJ"/>
          <w:color w:val="002060"/>
          <w:sz w:val="32"/>
          <w:szCs w:val="32"/>
        </w:rPr>
        <w:t xml:space="preserve">‡›Uªvj †evZvg GK m‡½ †P‡c †i‡L </w:t>
      </w:r>
      <w:r w:rsidRPr="00F818E3">
        <w:rPr>
          <w:rFonts w:ascii="SutonnyMJ" w:hAnsi="SutonnyMJ" w:cs="SutonnyMJ"/>
          <w:color w:val="002060"/>
          <w:sz w:val="32"/>
          <w:szCs w:val="32"/>
        </w:rPr>
        <w:t xml:space="preserve"> †evZv‡g Pvc w`‡j wm‡j± Kiv †jLv AvDUjvBb()-G cwiYZ n‡e|</w:t>
      </w:r>
    </w:p>
    <w:p w:rsidR="00EB6CD4" w:rsidRPr="00EB6CD4" w:rsidRDefault="00EB6CD4" w:rsidP="00EB6CD4">
      <w:pPr>
        <w:pStyle w:val="ListParagraph"/>
        <w:rPr>
          <w:rFonts w:ascii="SutonnyMJ" w:hAnsi="SutonnyMJ" w:cs="SutonnyMJ"/>
          <w:color w:val="002060"/>
          <w:sz w:val="32"/>
          <w:szCs w:val="32"/>
        </w:rPr>
      </w:pPr>
    </w:p>
    <w:p w:rsidR="00EB6CD4" w:rsidRPr="00F818E3" w:rsidRDefault="00EB6CD4" w:rsidP="00EB6CD4">
      <w:pPr>
        <w:pStyle w:val="ListParagraph"/>
        <w:spacing w:line="240" w:lineRule="auto"/>
        <w:rPr>
          <w:rFonts w:ascii="SutonnyMJ" w:hAnsi="SutonnyMJ" w:cs="SutonnyMJ"/>
          <w:color w:val="002060"/>
          <w:sz w:val="32"/>
          <w:szCs w:val="32"/>
        </w:rPr>
      </w:pPr>
    </w:p>
    <w:p w:rsidR="00AD3932" w:rsidRPr="00F818E3" w:rsidRDefault="00C8346F" w:rsidP="003A4410">
      <w:pPr>
        <w:spacing w:line="240" w:lineRule="auto"/>
        <w:rPr>
          <w:rFonts w:ascii="SutonnyMJ" w:hAnsi="SutonnyMJ" w:cs="SutonnyMJ"/>
          <w:color w:val="002060"/>
          <w:sz w:val="32"/>
          <w:szCs w:val="32"/>
        </w:rPr>
      </w:pPr>
      <w:r w:rsidRPr="00F818E3">
        <w:rPr>
          <w:rFonts w:ascii="SutonnyMJ" w:hAnsi="SutonnyMJ" w:cs="SutonnyMJ"/>
          <w:color w:val="002060"/>
          <w:sz w:val="32"/>
          <w:szCs w:val="32"/>
        </w:rPr>
        <w:t>Aÿi AvDUjvB</w:t>
      </w:r>
      <w:r w:rsidR="005F5305" w:rsidRPr="00F818E3">
        <w:rPr>
          <w:rFonts w:ascii="SutonnyMJ" w:hAnsi="SutonnyMJ" w:cs="SutonnyMJ"/>
          <w:color w:val="002060"/>
          <w:sz w:val="32"/>
          <w:szCs w:val="32"/>
        </w:rPr>
        <w:t>‡b cwiYZ nIqvi ci †jLv¸‡jv Avi d</w:t>
      </w:r>
      <w:r w:rsidRPr="00F818E3">
        <w:rPr>
          <w:rFonts w:ascii="SutonnyMJ" w:hAnsi="SutonnyMJ" w:cs="SutonnyMJ"/>
          <w:color w:val="002060"/>
          <w:sz w:val="32"/>
          <w:szCs w:val="32"/>
        </w:rPr>
        <w:t>›U wnmv‡e _vK‡e bv| MÖvwd‡· cwiYZ n‡e| ZLb cv_ m¤úv`bvi wbq‡</w:t>
      </w:r>
      <w:proofErr w:type="gramStart"/>
      <w:r w:rsidRPr="00F818E3">
        <w:rPr>
          <w:rFonts w:ascii="SutonnyMJ" w:hAnsi="SutonnyMJ" w:cs="SutonnyMJ"/>
          <w:color w:val="002060"/>
          <w:sz w:val="32"/>
          <w:szCs w:val="32"/>
        </w:rPr>
        <w:t>g  Aÿ</w:t>
      </w:r>
      <w:proofErr w:type="gramEnd"/>
      <w:r w:rsidRPr="00F818E3">
        <w:rPr>
          <w:rFonts w:ascii="SutonnyMJ" w:hAnsi="SutonnyMJ" w:cs="SutonnyMJ"/>
          <w:color w:val="002060"/>
          <w:sz w:val="32"/>
          <w:szCs w:val="32"/>
        </w:rPr>
        <w:t>‡ii AvKvi AvK…wZ cwieZ©b Kiv hv‡e Ges †h‡Kv‡bv iO Av‡ivc Kiv hv‡e, †MÖwW‡q›U cÖ‡qvM Kiv hv‡e| wKš‘ d›U wnmv‡e e¨envi Kiv hv‡e bv|</w:t>
      </w:r>
    </w:p>
    <w:p w:rsidR="00FA287F" w:rsidRDefault="00FA287F" w:rsidP="00C8346F">
      <w:pPr>
        <w:spacing w:line="240" w:lineRule="auto"/>
        <w:rPr>
          <w:rFonts w:ascii="SutonnyMJ" w:hAnsi="SutonnyMJ" w:cs="SutonnyMJ"/>
          <w:b/>
          <w:color w:val="00206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A287F" w:rsidRDefault="00FA287F" w:rsidP="00C8346F">
      <w:pPr>
        <w:spacing w:line="240" w:lineRule="auto"/>
        <w:rPr>
          <w:rFonts w:ascii="SutonnyMJ" w:hAnsi="SutonnyMJ" w:cs="SutonnyMJ"/>
          <w:b/>
          <w:color w:val="00206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A287F" w:rsidRDefault="00FA287F" w:rsidP="00C8346F">
      <w:pPr>
        <w:spacing w:line="240" w:lineRule="auto"/>
        <w:rPr>
          <w:rFonts w:ascii="SutonnyMJ" w:hAnsi="SutonnyMJ" w:cs="SutonnyMJ"/>
          <w:b/>
          <w:color w:val="00206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BD7D31" w:rsidRDefault="00BD7D31" w:rsidP="00C8346F">
      <w:pPr>
        <w:spacing w:line="240" w:lineRule="auto"/>
        <w:rPr>
          <w:rFonts w:ascii="SutonnyMJ" w:hAnsi="SutonnyMJ" w:cs="SutonnyMJ"/>
          <w:b/>
          <w:color w:val="00206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C8346F" w:rsidRDefault="000B6EB5" w:rsidP="00C8346F">
      <w:pPr>
        <w:spacing w:line="240" w:lineRule="auto"/>
        <w:rPr>
          <w:rFonts w:ascii="SutonnyMJ" w:hAnsi="SutonnyMJ" w:cs="SutonnyMJ"/>
          <w:noProof/>
          <w:color w:val="002060"/>
          <w:sz w:val="32"/>
          <w:szCs w:val="32"/>
          <w:u w:val="single"/>
        </w:rPr>
      </w:pPr>
      <w:r>
        <w:rPr>
          <w:rFonts w:ascii="SutonnyMJ" w:hAnsi="SutonnyMJ" w:cs="SutonnyMJ"/>
          <w:noProof/>
          <w:color w:val="002060"/>
          <w:sz w:val="32"/>
          <w:szCs w:val="32"/>
          <w:u w:val="single"/>
        </w:rPr>
        <w:drawing>
          <wp:anchor distT="0" distB="0" distL="114300" distR="114300" simplePos="0" relativeHeight="251662336" behindDoc="0" locked="0" layoutInCell="1" allowOverlap="1" wp14:anchorId="55032FFE" wp14:editId="7655074D">
            <wp:simplePos x="0" y="0"/>
            <wp:positionH relativeFrom="column">
              <wp:posOffset>2962275</wp:posOffset>
            </wp:positionH>
            <wp:positionV relativeFrom="paragraph">
              <wp:posOffset>412750</wp:posOffset>
            </wp:positionV>
            <wp:extent cx="3638550" cy="1866900"/>
            <wp:effectExtent l="419100" t="438150" r="438150" b="4762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ty.jpg"/>
                    <pic:cNvPicPr/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colorTemperature colorTemp="7775"/>
                              </a14:imgEffect>
                              <a14:imgEffect>
                                <a14:saturation sat="17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0" t="32818" r="31279"/>
                    <a:stretch/>
                  </pic:blipFill>
                  <pic:spPr bwMode="auto">
                    <a:xfrm>
                      <a:off x="0" y="0"/>
                      <a:ext cx="3638550" cy="186690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469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bevelB prst="angle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46F" w:rsidRPr="00EC1E24">
        <w:rPr>
          <w:rFonts w:ascii="SutonnyMJ" w:hAnsi="SutonnyMJ" w:cs="SutonnyMJ"/>
          <w:b/>
          <w:color w:val="00206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Bjv‡÷ªU‡i Qwe </w:t>
      </w:r>
      <w:proofErr w:type="gramStart"/>
      <w:r w:rsidR="00C8346F" w:rsidRPr="00EC1E24">
        <w:rPr>
          <w:rFonts w:ascii="SutonnyMJ" w:hAnsi="SutonnyMJ" w:cs="SutonnyMJ"/>
          <w:b/>
          <w:color w:val="00206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ev</w:t>
      </w:r>
      <w:proofErr w:type="gramEnd"/>
      <w:r w:rsidR="00C8346F" w:rsidRPr="00EC1E24">
        <w:rPr>
          <w:rFonts w:ascii="SutonnyMJ" w:hAnsi="SutonnyMJ" w:cs="SutonnyMJ"/>
          <w:b/>
          <w:color w:val="00206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B‡gR ¯’vcb Kiv</w:t>
      </w:r>
      <w:r w:rsidR="00EC1E24">
        <w:rPr>
          <w:rFonts w:ascii="SutonnyMJ" w:hAnsi="SutonnyMJ" w:cs="SutonnyMJ"/>
          <w:b/>
          <w:color w:val="002060"/>
          <w:sz w:val="32"/>
          <w:szCs w:val="32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:</w:t>
      </w:r>
      <w:r w:rsidR="00C8346F" w:rsidRPr="00EC1E24">
        <w:rPr>
          <w:rFonts w:ascii="SutonnyMJ" w:hAnsi="SutonnyMJ" w:cs="SutonnyMJ"/>
          <w:color w:val="002060"/>
          <w:sz w:val="32"/>
          <w:szCs w:val="32"/>
          <w:u w:val="single"/>
        </w:rPr>
        <w:t xml:space="preserve"> </w:t>
      </w:r>
    </w:p>
    <w:p w:rsidR="006A7DF3" w:rsidRDefault="006A7DF3" w:rsidP="006A7DF3">
      <w:pPr>
        <w:spacing w:line="240" w:lineRule="auto"/>
        <w:rPr>
          <w:rFonts w:ascii="SutonnyMJ" w:hAnsi="SutonnyMJ" w:cs="SutonnyMJ"/>
          <w:noProof/>
          <w:color w:val="002060"/>
          <w:sz w:val="32"/>
          <w:szCs w:val="32"/>
          <w:u w:val="single"/>
        </w:rPr>
      </w:pPr>
    </w:p>
    <w:p w:rsidR="006A7DF3" w:rsidRDefault="006A7DF3" w:rsidP="006A7DF3">
      <w:pPr>
        <w:spacing w:line="240" w:lineRule="auto"/>
        <w:rPr>
          <w:rFonts w:ascii="SutonnyMJ" w:hAnsi="SutonnyMJ" w:cs="SutonnyMJ"/>
          <w:noProof/>
          <w:color w:val="002060"/>
          <w:sz w:val="32"/>
          <w:szCs w:val="32"/>
          <w:u w:val="single"/>
        </w:rPr>
      </w:pPr>
    </w:p>
    <w:p w:rsidR="000B6EB5" w:rsidRDefault="000B6EB5" w:rsidP="006A7DF3">
      <w:pPr>
        <w:spacing w:line="240" w:lineRule="auto"/>
        <w:rPr>
          <w:rFonts w:ascii="SutonnyMJ" w:hAnsi="SutonnyMJ" w:cs="SutonnyMJ"/>
          <w:color w:val="002060"/>
        </w:rPr>
      </w:pPr>
    </w:p>
    <w:p w:rsidR="000B6EB5" w:rsidRDefault="000B6EB5" w:rsidP="006A7DF3">
      <w:pPr>
        <w:spacing w:line="240" w:lineRule="auto"/>
        <w:rPr>
          <w:rFonts w:ascii="SutonnyMJ" w:hAnsi="SutonnyMJ" w:cs="SutonnyMJ"/>
          <w:color w:val="002060"/>
        </w:rPr>
      </w:pPr>
    </w:p>
    <w:p w:rsidR="000B6EB5" w:rsidRDefault="000B6EB5" w:rsidP="006A7DF3">
      <w:pPr>
        <w:spacing w:line="240" w:lineRule="auto"/>
        <w:rPr>
          <w:rFonts w:ascii="SutonnyMJ" w:hAnsi="SutonnyMJ" w:cs="SutonnyMJ"/>
          <w:color w:val="002060"/>
        </w:rPr>
      </w:pPr>
    </w:p>
    <w:p w:rsidR="000B6EB5" w:rsidRDefault="000B6EB5" w:rsidP="006A7DF3">
      <w:pPr>
        <w:spacing w:line="240" w:lineRule="auto"/>
        <w:rPr>
          <w:rFonts w:ascii="SutonnyMJ" w:hAnsi="SutonnyMJ" w:cs="SutonnyMJ"/>
          <w:color w:val="002060"/>
        </w:rPr>
      </w:pPr>
    </w:p>
    <w:p w:rsidR="000B6EB5" w:rsidRDefault="000B6EB5" w:rsidP="006A7DF3">
      <w:pPr>
        <w:spacing w:line="240" w:lineRule="auto"/>
        <w:rPr>
          <w:rFonts w:ascii="SutonnyMJ" w:hAnsi="SutonnyMJ" w:cs="SutonnyMJ"/>
          <w:color w:val="002060"/>
        </w:rPr>
      </w:pPr>
    </w:p>
    <w:p w:rsidR="000B6EB5" w:rsidRDefault="000B6EB5" w:rsidP="006A7DF3">
      <w:pPr>
        <w:spacing w:line="240" w:lineRule="auto"/>
        <w:rPr>
          <w:rFonts w:ascii="SutonnyMJ" w:hAnsi="SutonnyMJ" w:cs="SutonnyMJ"/>
          <w:color w:val="002060"/>
        </w:rPr>
      </w:pPr>
    </w:p>
    <w:p w:rsidR="006D69FE" w:rsidRDefault="006D69FE" w:rsidP="006A7DF3">
      <w:pPr>
        <w:spacing w:line="240" w:lineRule="auto"/>
        <w:rPr>
          <w:rFonts w:ascii="SutonnyMJ" w:hAnsi="SutonnyMJ" w:cs="SutonnyMJ"/>
          <w:b/>
          <w:color w:val="002060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C8346F" w:rsidRPr="00BD7D31" w:rsidRDefault="006D69FE" w:rsidP="006A7DF3">
      <w:pPr>
        <w:spacing w:line="240" w:lineRule="auto"/>
        <w:rPr>
          <w:rFonts w:ascii="SutonnyMJ" w:hAnsi="SutonnyMJ" w:cs="SutonnyMJ"/>
          <w:b/>
          <w:noProof/>
          <w:color w:val="002060"/>
          <w:sz w:val="40"/>
          <w:szCs w:val="40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SutonnyMJ" w:hAnsi="SutonnyMJ" w:cs="SutonnyMJ"/>
          <w:b/>
          <w:color w:val="002060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Qwe </w:t>
      </w:r>
      <w:proofErr w:type="gramStart"/>
      <w:r>
        <w:rPr>
          <w:rFonts w:ascii="SutonnyMJ" w:hAnsi="SutonnyMJ" w:cs="SutonnyMJ"/>
          <w:b/>
          <w:color w:val="002060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ev</w:t>
      </w:r>
      <w:proofErr w:type="gramEnd"/>
      <w:r>
        <w:rPr>
          <w:rFonts w:ascii="SutonnyMJ" w:hAnsi="SutonnyMJ" w:cs="SutonnyMJ"/>
          <w:b/>
          <w:color w:val="002060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B‡gR Bjv‡÷ªU‡i ¯’vcb </w:t>
      </w:r>
      <w:r w:rsidR="00C8346F" w:rsidRPr="00BD7D31">
        <w:rPr>
          <w:rFonts w:ascii="SutonnyMJ" w:hAnsi="SutonnyMJ" w:cs="SutonnyMJ"/>
          <w:b/>
          <w:color w:val="002060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Kivi Rb¨-</w:t>
      </w:r>
    </w:p>
    <w:p w:rsidR="00C8346F" w:rsidRDefault="00C8346F" w:rsidP="00085905">
      <w:pPr>
        <w:pStyle w:val="ListParagraph"/>
        <w:numPr>
          <w:ilvl w:val="0"/>
          <w:numId w:val="12"/>
        </w:numPr>
        <w:spacing w:line="240" w:lineRule="auto"/>
        <w:rPr>
          <w:rFonts w:ascii="SutonnyMJ" w:hAnsi="SutonnyMJ" w:cs="SutonnyMJ"/>
          <w:color w:val="002060"/>
          <w:sz w:val="32"/>
          <w:szCs w:val="32"/>
        </w:rPr>
      </w:pPr>
      <w:r w:rsidRPr="000B6EB5">
        <w:rPr>
          <w:rFonts w:ascii="SutonnyMJ" w:hAnsi="SutonnyMJ" w:cs="SutonnyMJ"/>
          <w:color w:val="002060"/>
          <w:sz w:val="32"/>
          <w:szCs w:val="32"/>
        </w:rPr>
        <w:t>K. dvBj() †gby †_‡K †cøm() KgvÛ w`‡j †cøm WvqvjM e· cvIqv hv‡e|</w:t>
      </w:r>
    </w:p>
    <w:p w:rsidR="006D69FE" w:rsidRPr="000B6EB5" w:rsidRDefault="006D69FE" w:rsidP="006D69FE">
      <w:pPr>
        <w:pStyle w:val="ListParagraph"/>
        <w:spacing w:line="240" w:lineRule="auto"/>
        <w:rPr>
          <w:rFonts w:ascii="SutonnyMJ" w:hAnsi="SutonnyMJ" w:cs="SutonnyMJ"/>
          <w:color w:val="002060"/>
          <w:sz w:val="32"/>
          <w:szCs w:val="32"/>
        </w:rPr>
      </w:pPr>
    </w:p>
    <w:p w:rsidR="006C6CF3" w:rsidRDefault="00C8346F" w:rsidP="00085905">
      <w:pPr>
        <w:pStyle w:val="ListParagraph"/>
        <w:numPr>
          <w:ilvl w:val="0"/>
          <w:numId w:val="12"/>
        </w:numPr>
        <w:spacing w:line="240" w:lineRule="auto"/>
        <w:rPr>
          <w:rFonts w:ascii="SutonnyMJ" w:hAnsi="SutonnyMJ" w:cs="SutonnyMJ"/>
          <w:color w:val="002060"/>
          <w:sz w:val="32"/>
          <w:szCs w:val="32"/>
        </w:rPr>
      </w:pPr>
      <w:r w:rsidRPr="000B6EB5">
        <w:rPr>
          <w:rFonts w:ascii="SutonnyMJ" w:hAnsi="SutonnyMJ" w:cs="SutonnyMJ"/>
          <w:color w:val="002060"/>
          <w:sz w:val="32"/>
          <w:szCs w:val="32"/>
        </w:rPr>
        <w:lastRenderedPageBreak/>
        <w:t xml:space="preserve">L. †cøm WvqvjM e‡· cÖ‡qvRbxq dvBjwU Ly‡R †ei K‡i wm‡j± Ki‡Z </w:t>
      </w:r>
      <w:r w:rsidR="006C6CF3" w:rsidRPr="000B6EB5">
        <w:rPr>
          <w:rFonts w:ascii="SutonnyMJ" w:hAnsi="SutonnyMJ" w:cs="SutonnyMJ"/>
          <w:color w:val="002060"/>
          <w:sz w:val="32"/>
          <w:szCs w:val="32"/>
        </w:rPr>
        <w:t>n‡e|Av‡M †_‡K Rvbv _vK‡Z n‡e dvBjwU wK bv‡g †Kvb †dvìv‡i i‡q‡Q|wbw`©ó †dvìviwU †Lvjvi ci cÖ‡qvRbxq dvBjwU wm‡j± Ki‡Z n‡e|</w:t>
      </w:r>
    </w:p>
    <w:p w:rsidR="006D69FE" w:rsidRPr="006D69FE" w:rsidRDefault="006D69FE" w:rsidP="006D69FE">
      <w:pPr>
        <w:pStyle w:val="ListParagraph"/>
        <w:rPr>
          <w:rFonts w:ascii="SutonnyMJ" w:hAnsi="SutonnyMJ" w:cs="SutonnyMJ"/>
          <w:color w:val="002060"/>
          <w:sz w:val="32"/>
          <w:szCs w:val="32"/>
        </w:rPr>
      </w:pPr>
    </w:p>
    <w:p w:rsidR="006D69FE" w:rsidRPr="000B6EB5" w:rsidRDefault="006D69FE" w:rsidP="006D69FE">
      <w:pPr>
        <w:pStyle w:val="ListParagraph"/>
        <w:spacing w:line="240" w:lineRule="auto"/>
        <w:rPr>
          <w:rFonts w:ascii="SutonnyMJ" w:hAnsi="SutonnyMJ" w:cs="SutonnyMJ"/>
          <w:color w:val="002060"/>
          <w:sz w:val="32"/>
          <w:szCs w:val="32"/>
        </w:rPr>
      </w:pPr>
    </w:p>
    <w:p w:rsidR="006C6CF3" w:rsidRDefault="006C6CF3" w:rsidP="00085905">
      <w:pPr>
        <w:pStyle w:val="ListParagraph"/>
        <w:numPr>
          <w:ilvl w:val="0"/>
          <w:numId w:val="12"/>
        </w:numPr>
        <w:spacing w:line="240" w:lineRule="auto"/>
        <w:rPr>
          <w:rFonts w:ascii="SutonnyMJ" w:hAnsi="SutonnyMJ" w:cs="SutonnyMJ"/>
          <w:color w:val="002060"/>
          <w:sz w:val="32"/>
          <w:szCs w:val="32"/>
        </w:rPr>
      </w:pPr>
      <w:r w:rsidRPr="000B6EB5">
        <w:rPr>
          <w:rFonts w:ascii="SutonnyMJ" w:hAnsi="SutonnyMJ" w:cs="SutonnyMJ"/>
          <w:color w:val="002060"/>
          <w:sz w:val="32"/>
          <w:szCs w:val="32"/>
        </w:rPr>
        <w:t>M. W&amp;qvjM e‡·i †cøm †evZv‡g wK¬K Ki‡j wm‡jKU Kiv dvBjwUi Qwe ev B‡gR Bjv‡÷ªU‡ii c`©vq ¯’vwcZ n‡e|</w:t>
      </w:r>
    </w:p>
    <w:p w:rsidR="006D69FE" w:rsidRPr="000B6EB5" w:rsidRDefault="006D69FE" w:rsidP="00A95E65">
      <w:pPr>
        <w:pStyle w:val="ListParagraph"/>
        <w:spacing w:line="240" w:lineRule="auto"/>
        <w:rPr>
          <w:rFonts w:ascii="SutonnyMJ" w:hAnsi="SutonnyMJ" w:cs="SutonnyMJ"/>
          <w:color w:val="002060"/>
          <w:sz w:val="32"/>
          <w:szCs w:val="32"/>
        </w:rPr>
      </w:pPr>
    </w:p>
    <w:p w:rsidR="006C6CF3" w:rsidRDefault="006D69FE" w:rsidP="0010513D">
      <w:pPr>
        <w:spacing w:line="240" w:lineRule="auto"/>
        <w:rPr>
          <w:rFonts w:ascii="SutonnyMJ" w:hAnsi="SutonnyMJ" w:cs="SutonnyMJ"/>
          <w:color w:val="002060"/>
        </w:rPr>
      </w:pPr>
      <w:r>
        <w:rPr>
          <w:rFonts w:ascii="SutonnyMJ" w:hAnsi="SutonnyMJ" w:cs="SutonnyMJ"/>
          <w:color w:val="002060"/>
          <w:sz w:val="32"/>
          <w:szCs w:val="32"/>
        </w:rPr>
        <w:t>-d‡Uvk‡ci Qwe ev B‡gR Bjv‡÷ªU‡i</w:t>
      </w:r>
      <w:r w:rsidR="006C6CF3" w:rsidRPr="000B6EB5">
        <w:rPr>
          <w:rFonts w:ascii="SutonnyMJ" w:hAnsi="SutonnyMJ" w:cs="SutonnyMJ"/>
          <w:color w:val="002060"/>
          <w:sz w:val="32"/>
          <w:szCs w:val="32"/>
        </w:rPr>
        <w:t xml:space="preserve"> ¯’vwcZ nIqvi ci †</w:t>
      </w:r>
      <w:r w:rsidR="00E46704" w:rsidRPr="000B6EB5">
        <w:rPr>
          <w:rFonts w:ascii="SutonnyMJ" w:hAnsi="SutonnyMJ" w:cs="SutonnyMJ"/>
          <w:color w:val="002060"/>
          <w:sz w:val="32"/>
          <w:szCs w:val="32"/>
        </w:rPr>
        <w:t xml:space="preserve">MvUv Qwe ev B‡gR Ry‡o GKwU µm wPbœ _vK‡e| evB‡I duvKv RvqMvq wK¬K Ki‡j Qwe †_‡K µm wPbœ P‡j hv‡e| wm‡jKkb Uzj w`‡q Qwei Dci wK¬K Ki‡j QwewU wm‡j‡±W </w:t>
      </w:r>
      <w:r w:rsidR="00085905" w:rsidRPr="000B6EB5">
        <w:rPr>
          <w:rFonts w:ascii="SutonnyMJ" w:hAnsi="SutonnyMJ" w:cs="SutonnyMJ"/>
          <w:color w:val="002060"/>
          <w:sz w:val="32"/>
          <w:szCs w:val="32"/>
        </w:rPr>
        <w:t>n‡e, Pvi †Kv‡Y PviwUi</w:t>
      </w:r>
      <w:r w:rsidR="00E46704" w:rsidRPr="000B6EB5">
        <w:rPr>
          <w:rFonts w:ascii="SutonnyMJ" w:hAnsi="SutonnyMJ" w:cs="SutonnyMJ"/>
          <w:color w:val="002060"/>
          <w:sz w:val="32"/>
          <w:szCs w:val="32"/>
        </w:rPr>
        <w:t xml:space="preserve">  evû‡Z PviwU wimvBR e· we`¨gvb _vK‡e| wimvBR e·¸‡jv‡Z wK¬K I Wª¨vM K‡</w:t>
      </w:r>
      <w:r w:rsidR="00085905" w:rsidRPr="000B6EB5">
        <w:rPr>
          <w:rFonts w:ascii="SutonnyMJ" w:hAnsi="SutonnyMJ" w:cs="SutonnyMJ"/>
          <w:color w:val="002060"/>
          <w:sz w:val="32"/>
          <w:szCs w:val="32"/>
        </w:rPr>
        <w:t>i</w:t>
      </w:r>
      <w:r w:rsidR="0010513D" w:rsidRPr="000B6EB5">
        <w:rPr>
          <w:rFonts w:ascii="SutonnyMJ" w:hAnsi="SutonnyMJ" w:cs="SutonnyMJ"/>
          <w:color w:val="002060"/>
          <w:sz w:val="32"/>
          <w:szCs w:val="32"/>
        </w:rPr>
        <w:t xml:space="preserve"> Qwe †QvU-eo Kiv hv‡e|</w:t>
      </w:r>
      <w:r w:rsidR="00E46704">
        <w:rPr>
          <w:rFonts w:ascii="SutonnyMJ" w:hAnsi="SutonnyMJ" w:cs="SutonnyMJ"/>
          <w:color w:val="002060"/>
        </w:rPr>
        <w:t xml:space="preserve"> </w:t>
      </w:r>
    </w:p>
    <w:p w:rsidR="003013BC" w:rsidRDefault="00065034" w:rsidP="0010513D">
      <w:pPr>
        <w:spacing w:line="240" w:lineRule="auto"/>
        <w:rPr>
          <w:rFonts w:ascii="SutonnyMJ" w:hAnsi="SutonnyMJ" w:cs="SutonnyMJ"/>
          <w:color w:val="002060"/>
        </w:rPr>
      </w:pPr>
      <w:r>
        <w:rPr>
          <w:rFonts w:ascii="SutonnyMJ" w:hAnsi="SutonnyMJ" w:cs="SutonnyMJ"/>
          <w:color w:val="002060"/>
        </w:rPr>
        <w:t xml:space="preserve">                 </w:t>
      </w:r>
    </w:p>
    <w:p w:rsidR="003013BC" w:rsidRDefault="003013BC" w:rsidP="0010513D">
      <w:pPr>
        <w:spacing w:line="240" w:lineRule="auto"/>
        <w:rPr>
          <w:rFonts w:ascii="SutonnyMJ" w:hAnsi="SutonnyMJ" w:cs="SutonnyMJ"/>
          <w:color w:val="002060"/>
        </w:rPr>
      </w:pPr>
    </w:p>
    <w:p w:rsidR="003013BC" w:rsidRDefault="003013BC" w:rsidP="0010513D">
      <w:pPr>
        <w:spacing w:line="240" w:lineRule="auto"/>
        <w:rPr>
          <w:rFonts w:ascii="SutonnyMJ" w:hAnsi="SutonnyMJ" w:cs="SutonnyMJ"/>
          <w:color w:val="002060"/>
        </w:rPr>
      </w:pPr>
    </w:p>
    <w:p w:rsidR="004F32E5" w:rsidRDefault="004F32E5" w:rsidP="0010513D">
      <w:pPr>
        <w:spacing w:line="240" w:lineRule="auto"/>
        <w:rPr>
          <w:rFonts w:ascii="SutonnyMJ" w:hAnsi="SutonnyMJ" w:cs="SutonnyMJ"/>
          <w:color w:val="002060"/>
          <w:lang w:bidi="he-IL"/>
        </w:rPr>
      </w:pPr>
    </w:p>
    <w:p w:rsidR="00BB7841" w:rsidRPr="00E46704" w:rsidRDefault="00BB7841" w:rsidP="0010513D">
      <w:pPr>
        <w:spacing w:line="240" w:lineRule="auto"/>
        <w:rPr>
          <w:rFonts w:ascii="SutonnyMJ" w:hAnsi="SutonnyMJ" w:cs="SutonnyMJ"/>
          <w:color w:val="002060"/>
          <w:lang w:bidi="he-IL"/>
        </w:rPr>
      </w:pPr>
    </w:p>
    <w:sectPr w:rsidR="00BB7841" w:rsidRPr="00E46704" w:rsidSect="003A5BA3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 w:code="1"/>
      <w:pgMar w:top="1440" w:right="1080" w:bottom="1440" w:left="1080" w:header="720" w:footer="720" w:gutter="0"/>
      <w:pgBorders w:offsetFrom="page">
        <w:top w:val="classicalWave" w:sz="10" w:space="24" w:color="auto"/>
        <w:left w:val="classicalWave" w:sz="10" w:space="24" w:color="auto"/>
        <w:bottom w:val="classicalWave" w:sz="10" w:space="24" w:color="auto"/>
        <w:right w:val="classicalWave" w:sz="10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15C4" w:rsidRDefault="005315C4" w:rsidP="00BB7841">
      <w:pPr>
        <w:spacing w:after="0" w:line="240" w:lineRule="auto"/>
      </w:pPr>
      <w:r>
        <w:separator/>
      </w:r>
    </w:p>
  </w:endnote>
  <w:endnote w:type="continuationSeparator" w:id="0">
    <w:p w:rsidR="005315C4" w:rsidRDefault="005315C4" w:rsidP="00BB78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utonnyMJ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HandelGothic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0716" w:rsidRDefault="00F8071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7841" w:rsidRDefault="00BB784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0716" w:rsidRDefault="00F8071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15C4" w:rsidRDefault="005315C4" w:rsidP="00BB7841">
      <w:pPr>
        <w:spacing w:after="0" w:line="240" w:lineRule="auto"/>
      </w:pPr>
      <w:r>
        <w:separator/>
      </w:r>
    </w:p>
  </w:footnote>
  <w:footnote w:type="continuationSeparator" w:id="0">
    <w:p w:rsidR="005315C4" w:rsidRDefault="005315C4" w:rsidP="00BB78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0716" w:rsidRDefault="00F8071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7841" w:rsidRPr="007C4462" w:rsidRDefault="00743D76" w:rsidP="007C4462">
    <w:pPr>
      <w:pStyle w:val="Header"/>
      <w:jc w:val="right"/>
      <w:rPr>
        <w:b/>
        <w:bCs/>
        <w:i/>
        <w:iCs/>
        <w:sz w:val="32"/>
        <w:szCs w:val="32"/>
      </w:rPr>
    </w:pPr>
    <w:sdt>
      <w:sdtPr>
        <w:rPr>
          <w:b/>
          <w:bCs/>
          <w:i/>
          <w:iCs/>
          <w:sz w:val="32"/>
          <w:szCs w:val="32"/>
        </w:rPr>
        <w:id w:val="-347402924"/>
        <w:docPartObj>
          <w:docPartGallery w:val="Watermarks"/>
          <w:docPartUnique/>
        </w:docPartObj>
      </w:sdtPr>
      <w:sdtEndPr/>
      <w:sdtContent>
        <w:r>
          <w:rPr>
            <w:b/>
            <w:bCs/>
            <w:i/>
            <w:iCs/>
            <w:noProof/>
            <w:sz w:val="32"/>
            <w:szCs w:val="32"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884805298" o:spid="_x0000_s2052" type="#_x0000_t136" style="position:absolute;left:0;text-align:left;margin-left:0;margin-top:0;width:598.3pt;height:112.1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ADOBE ILLUSTRATOR"/>
              <w10:wrap anchorx="margin" anchory="margin"/>
            </v:shape>
          </w:pict>
        </w:r>
      </w:sdtContent>
    </w:sdt>
    <w:proofErr w:type="gramStart"/>
    <w:r>
      <w:rPr>
        <w:b/>
        <w:bCs/>
        <w:i/>
        <w:iCs/>
        <w:sz w:val="32"/>
        <w:szCs w:val="32"/>
      </w:rPr>
      <w:t>SSC  EXAM</w:t>
    </w:r>
    <w:proofErr w:type="gramEnd"/>
    <w:r>
      <w:rPr>
        <w:b/>
        <w:bCs/>
        <w:i/>
        <w:iCs/>
        <w:sz w:val="32"/>
        <w:szCs w:val="32"/>
      </w:rPr>
      <w:t xml:space="preserve"> ON ICT-2019</w:t>
    </w:r>
    <w:bookmarkStart w:id="1" w:name="_GoBack"/>
    <w:bookmarkEnd w:id="1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0716" w:rsidRDefault="00F8071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8705C"/>
    <w:multiLevelType w:val="hybridMultilevel"/>
    <w:tmpl w:val="222C45A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5AD5E05"/>
    <w:multiLevelType w:val="hybridMultilevel"/>
    <w:tmpl w:val="BB6A81C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B468B29E">
      <w:start w:val="12"/>
      <w:numFmt w:val="bullet"/>
      <w:lvlText w:val="-"/>
      <w:lvlJc w:val="left"/>
      <w:pPr>
        <w:ind w:left="1440" w:hanging="360"/>
      </w:pPr>
      <w:rPr>
        <w:rFonts w:ascii="SutonnyMJ" w:eastAsiaTheme="minorHAnsi" w:hAnsi="SutonnyMJ" w:cs="SutonnyMJ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4C61D4"/>
    <w:multiLevelType w:val="hybridMultilevel"/>
    <w:tmpl w:val="E3EC7AE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9B26B5"/>
    <w:multiLevelType w:val="hybridMultilevel"/>
    <w:tmpl w:val="2F3436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FF09C9"/>
    <w:multiLevelType w:val="hybridMultilevel"/>
    <w:tmpl w:val="9D1487B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2C52C0"/>
    <w:multiLevelType w:val="hybridMultilevel"/>
    <w:tmpl w:val="A4D2A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5163A5"/>
    <w:multiLevelType w:val="hybridMultilevel"/>
    <w:tmpl w:val="0B68E766"/>
    <w:lvl w:ilvl="0" w:tplc="783C1208">
      <w:start w:val="1"/>
      <w:numFmt w:val="bullet"/>
      <w:lvlText w:val="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4543DD"/>
    <w:multiLevelType w:val="hybridMultilevel"/>
    <w:tmpl w:val="642EC90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E24C6E"/>
    <w:multiLevelType w:val="hybridMultilevel"/>
    <w:tmpl w:val="526ED60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6B531F"/>
    <w:multiLevelType w:val="hybridMultilevel"/>
    <w:tmpl w:val="16DE805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D9D3717"/>
    <w:multiLevelType w:val="hybridMultilevel"/>
    <w:tmpl w:val="4EFC8D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19F062F"/>
    <w:multiLevelType w:val="hybridMultilevel"/>
    <w:tmpl w:val="14F07DB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6542287"/>
    <w:multiLevelType w:val="hybridMultilevel"/>
    <w:tmpl w:val="E668C7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F7660C4"/>
    <w:multiLevelType w:val="hybridMultilevel"/>
    <w:tmpl w:val="F58A423C"/>
    <w:lvl w:ilvl="0" w:tplc="16F2A0BC">
      <w:start w:val="1"/>
      <w:numFmt w:val="bullet"/>
      <w:lvlText w:val="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12"/>
  </w:num>
  <w:num w:numId="5">
    <w:abstractNumId w:val="8"/>
  </w:num>
  <w:num w:numId="6">
    <w:abstractNumId w:val="9"/>
  </w:num>
  <w:num w:numId="7">
    <w:abstractNumId w:val="2"/>
  </w:num>
  <w:num w:numId="8">
    <w:abstractNumId w:val="3"/>
  </w:num>
  <w:num w:numId="9">
    <w:abstractNumId w:val="0"/>
  </w:num>
  <w:num w:numId="10">
    <w:abstractNumId w:val="10"/>
  </w:num>
  <w:num w:numId="11">
    <w:abstractNumId w:val="4"/>
  </w:num>
  <w:num w:numId="12">
    <w:abstractNumId w:val="11"/>
  </w:num>
  <w:num w:numId="13">
    <w:abstractNumId w:val="6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6898"/>
    <w:rsid w:val="000166E1"/>
    <w:rsid w:val="00024ADD"/>
    <w:rsid w:val="00025C5B"/>
    <w:rsid w:val="00065034"/>
    <w:rsid w:val="00071C7F"/>
    <w:rsid w:val="00085905"/>
    <w:rsid w:val="000B6EB5"/>
    <w:rsid w:val="000E2AB2"/>
    <w:rsid w:val="000F09B9"/>
    <w:rsid w:val="000F0ADC"/>
    <w:rsid w:val="0010513D"/>
    <w:rsid w:val="001323DB"/>
    <w:rsid w:val="00136260"/>
    <w:rsid w:val="001425B5"/>
    <w:rsid w:val="001A547E"/>
    <w:rsid w:val="001E0CE0"/>
    <w:rsid w:val="001F7295"/>
    <w:rsid w:val="00202469"/>
    <w:rsid w:val="0028633A"/>
    <w:rsid w:val="00291CD1"/>
    <w:rsid w:val="002A067B"/>
    <w:rsid w:val="003013BC"/>
    <w:rsid w:val="00356A72"/>
    <w:rsid w:val="003A26A2"/>
    <w:rsid w:val="003A4410"/>
    <w:rsid w:val="003A5BA3"/>
    <w:rsid w:val="003C452D"/>
    <w:rsid w:val="003E0B96"/>
    <w:rsid w:val="0045090E"/>
    <w:rsid w:val="0047653E"/>
    <w:rsid w:val="00491315"/>
    <w:rsid w:val="004E3668"/>
    <w:rsid w:val="004F32E5"/>
    <w:rsid w:val="004F3C73"/>
    <w:rsid w:val="005037BA"/>
    <w:rsid w:val="00513D6F"/>
    <w:rsid w:val="0052290B"/>
    <w:rsid w:val="005315C4"/>
    <w:rsid w:val="00586F3E"/>
    <w:rsid w:val="005B51D3"/>
    <w:rsid w:val="005B62CC"/>
    <w:rsid w:val="005E20D0"/>
    <w:rsid w:val="005F5305"/>
    <w:rsid w:val="00600019"/>
    <w:rsid w:val="006261AF"/>
    <w:rsid w:val="00635011"/>
    <w:rsid w:val="006642BD"/>
    <w:rsid w:val="006A4180"/>
    <w:rsid w:val="006A7DF3"/>
    <w:rsid w:val="006C6CF3"/>
    <w:rsid w:val="006D69FE"/>
    <w:rsid w:val="00714E17"/>
    <w:rsid w:val="00734C45"/>
    <w:rsid w:val="00743D76"/>
    <w:rsid w:val="00782248"/>
    <w:rsid w:val="007B6E77"/>
    <w:rsid w:val="007C23FA"/>
    <w:rsid w:val="007C4462"/>
    <w:rsid w:val="007D727B"/>
    <w:rsid w:val="007F5434"/>
    <w:rsid w:val="00824C92"/>
    <w:rsid w:val="00827C73"/>
    <w:rsid w:val="00837107"/>
    <w:rsid w:val="008376CB"/>
    <w:rsid w:val="008520F5"/>
    <w:rsid w:val="00861BCD"/>
    <w:rsid w:val="00877380"/>
    <w:rsid w:val="008B3D24"/>
    <w:rsid w:val="008D333D"/>
    <w:rsid w:val="008E3600"/>
    <w:rsid w:val="00907706"/>
    <w:rsid w:val="00911C47"/>
    <w:rsid w:val="00945A36"/>
    <w:rsid w:val="00956D69"/>
    <w:rsid w:val="00970425"/>
    <w:rsid w:val="009A660F"/>
    <w:rsid w:val="009F7E67"/>
    <w:rsid w:val="00A12D7B"/>
    <w:rsid w:val="00A168BB"/>
    <w:rsid w:val="00A9185F"/>
    <w:rsid w:val="00A95E65"/>
    <w:rsid w:val="00AB2825"/>
    <w:rsid w:val="00AD3932"/>
    <w:rsid w:val="00AD70A2"/>
    <w:rsid w:val="00B10944"/>
    <w:rsid w:val="00B7214C"/>
    <w:rsid w:val="00B96091"/>
    <w:rsid w:val="00BB7841"/>
    <w:rsid w:val="00BD7D31"/>
    <w:rsid w:val="00BE2F9E"/>
    <w:rsid w:val="00C17E67"/>
    <w:rsid w:val="00C36519"/>
    <w:rsid w:val="00C37AD6"/>
    <w:rsid w:val="00C605A5"/>
    <w:rsid w:val="00C74EC9"/>
    <w:rsid w:val="00C75D92"/>
    <w:rsid w:val="00C8346F"/>
    <w:rsid w:val="00CC43F4"/>
    <w:rsid w:val="00CC4FD4"/>
    <w:rsid w:val="00CC5565"/>
    <w:rsid w:val="00CF5709"/>
    <w:rsid w:val="00CF6247"/>
    <w:rsid w:val="00D15027"/>
    <w:rsid w:val="00D16898"/>
    <w:rsid w:val="00D7786F"/>
    <w:rsid w:val="00DA135C"/>
    <w:rsid w:val="00E15350"/>
    <w:rsid w:val="00E23E41"/>
    <w:rsid w:val="00E46704"/>
    <w:rsid w:val="00E7036C"/>
    <w:rsid w:val="00EA6F61"/>
    <w:rsid w:val="00EB6CD4"/>
    <w:rsid w:val="00EC1E24"/>
    <w:rsid w:val="00EC5AC8"/>
    <w:rsid w:val="00EF5075"/>
    <w:rsid w:val="00F10F6C"/>
    <w:rsid w:val="00F26AFE"/>
    <w:rsid w:val="00F26CFC"/>
    <w:rsid w:val="00F7437A"/>
    <w:rsid w:val="00F80716"/>
    <w:rsid w:val="00F818E3"/>
    <w:rsid w:val="00F9781C"/>
    <w:rsid w:val="00FA287F"/>
    <w:rsid w:val="00FC0FDE"/>
    <w:rsid w:val="00FF6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C45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C45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452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25C5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B78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7841"/>
  </w:style>
  <w:style w:type="paragraph" w:styleId="Footer">
    <w:name w:val="footer"/>
    <w:basedOn w:val="Normal"/>
    <w:link w:val="FooterChar"/>
    <w:uiPriority w:val="99"/>
    <w:unhideWhenUsed/>
    <w:rsid w:val="00BB78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784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C45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C45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452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25C5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B78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7841"/>
  </w:style>
  <w:style w:type="paragraph" w:styleId="Footer">
    <w:name w:val="footer"/>
    <w:basedOn w:val="Normal"/>
    <w:link w:val="FooterChar"/>
    <w:uiPriority w:val="99"/>
    <w:unhideWhenUsed/>
    <w:rsid w:val="00BB78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78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microsoft.com/office/2007/relationships/hdphoto" Target="media/hdphoto1.wd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7BC109-BB94-4953-B0E8-910EF4024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1101</Words>
  <Characters>6280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User</cp:lastModifiedBy>
  <cp:revision>8</cp:revision>
  <dcterms:created xsi:type="dcterms:W3CDTF">2016-10-27T14:11:00Z</dcterms:created>
  <dcterms:modified xsi:type="dcterms:W3CDTF">2019-06-26T05:51:00Z</dcterms:modified>
</cp:coreProperties>
</file>